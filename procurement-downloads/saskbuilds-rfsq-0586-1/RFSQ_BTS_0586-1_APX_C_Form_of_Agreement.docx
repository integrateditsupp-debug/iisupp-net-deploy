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FC4DF" w14:textId="16166229" w:rsidR="00CC6427" w:rsidRPr="003E4680" w:rsidRDefault="009C64C0" w:rsidP="009C64C0">
      <w:pPr>
        <w:pStyle w:val="Appendix"/>
        <w:numPr>
          <w:ilvl w:val="0"/>
          <w:numId w:val="0"/>
        </w:numPr>
        <w:ind w:left="720"/>
      </w:pPr>
      <w:bookmarkStart w:id="0" w:name="_Toc329095447"/>
      <w:bookmarkStart w:id="1" w:name="_Toc293994238"/>
      <w:r>
        <w:t>Appendix C:</w:t>
      </w:r>
      <w:r>
        <w:tab/>
      </w:r>
      <w:r w:rsidR="006F7272" w:rsidRPr="00C67007">
        <w:t>Sampl</w:t>
      </w:r>
      <w:r w:rsidR="006F7272" w:rsidRPr="003E4680">
        <w:t>e GoS Contracts</w:t>
      </w:r>
    </w:p>
    <w:p w14:paraId="27EBC1D8" w14:textId="57767594" w:rsidR="00E57564" w:rsidRPr="003E4680" w:rsidRDefault="00A2393A" w:rsidP="00E57564">
      <w:pPr>
        <w:tabs>
          <w:tab w:val="right" w:leader="dot" w:pos="8640"/>
        </w:tabs>
        <w:spacing w:after="0" w:line="240" w:lineRule="auto"/>
        <w:ind w:left="-720"/>
      </w:pPr>
      <w:r w:rsidRPr="003E4680">
        <w:t>Master Terms and Conditions</w:t>
      </w:r>
      <w:r w:rsidR="00E57564" w:rsidRPr="003E4680">
        <w:tab/>
        <w:t xml:space="preserve">Page </w:t>
      </w:r>
      <w:r w:rsidR="006F1604" w:rsidRPr="003E4680">
        <w:t>2</w:t>
      </w:r>
    </w:p>
    <w:p w14:paraId="685CC6F3" w14:textId="56EAA158" w:rsidR="00D65130" w:rsidRPr="003E4680" w:rsidRDefault="00A2393A" w:rsidP="00D65130">
      <w:pPr>
        <w:tabs>
          <w:tab w:val="right" w:leader="dot" w:pos="8640"/>
        </w:tabs>
        <w:spacing w:after="0" w:line="240" w:lineRule="auto"/>
        <w:ind w:left="-720"/>
      </w:pPr>
      <w:r w:rsidRPr="003E4680">
        <w:t xml:space="preserve">Subsequent </w:t>
      </w:r>
      <w:r w:rsidR="009568AC" w:rsidRPr="003E4680">
        <w:t xml:space="preserve">Services </w:t>
      </w:r>
      <w:r w:rsidRPr="003E4680">
        <w:t>Contract</w:t>
      </w:r>
      <w:r w:rsidR="00E57564" w:rsidRPr="003E4680">
        <w:tab/>
        <w:t>Page 1</w:t>
      </w:r>
      <w:r w:rsidR="006F1604" w:rsidRPr="003E4680">
        <w:t>8</w:t>
      </w:r>
    </w:p>
    <w:p w14:paraId="652635E9" w14:textId="77777777" w:rsidR="006F1604" w:rsidRPr="003E4680" w:rsidRDefault="006F1604" w:rsidP="00D65130">
      <w:pPr>
        <w:tabs>
          <w:tab w:val="right" w:leader="dot" w:pos="8640"/>
        </w:tabs>
        <w:spacing w:after="0" w:line="240" w:lineRule="auto"/>
        <w:ind w:left="-720"/>
      </w:pPr>
    </w:p>
    <w:p w14:paraId="07871621" w14:textId="77777777" w:rsidR="00324E46" w:rsidRPr="003E4680" w:rsidRDefault="00324E46" w:rsidP="00324E46">
      <w:pPr>
        <w:spacing w:after="0" w:line="240" w:lineRule="auto"/>
        <w:ind w:right="1080"/>
      </w:pPr>
    </w:p>
    <w:p w14:paraId="295A367A" w14:textId="3832628B" w:rsidR="00A00B87" w:rsidRPr="003E4680" w:rsidRDefault="009568AC" w:rsidP="00324E46">
      <w:pPr>
        <w:spacing w:after="0" w:line="240" w:lineRule="auto"/>
        <w:ind w:right="1080"/>
        <w:rPr>
          <w:b/>
        </w:rPr>
      </w:pPr>
      <w:r w:rsidRPr="003E4680">
        <w:rPr>
          <w:b/>
        </w:rPr>
        <w:t>IMPORTANT:</w:t>
      </w:r>
    </w:p>
    <w:p w14:paraId="04E8AE41" w14:textId="77777777" w:rsidR="00A00B87" w:rsidRPr="003E4680" w:rsidRDefault="00A00B87" w:rsidP="00324E46">
      <w:pPr>
        <w:spacing w:after="0" w:line="240" w:lineRule="auto"/>
        <w:ind w:right="1080"/>
      </w:pPr>
    </w:p>
    <w:p w14:paraId="315CEE01" w14:textId="2C12E121" w:rsidR="009568AC" w:rsidRPr="003E4680" w:rsidRDefault="00324E46" w:rsidP="00324E46">
      <w:pPr>
        <w:spacing w:after="0" w:line="240" w:lineRule="auto"/>
        <w:ind w:right="1080"/>
      </w:pPr>
      <w:r w:rsidRPr="003E4680">
        <w:t>Service Providers should r</w:t>
      </w:r>
      <w:r w:rsidR="0071790A" w:rsidRPr="003E4680">
        <w:t xml:space="preserve">eview this Appendix </w:t>
      </w:r>
      <w:r w:rsidR="00F33A36" w:rsidRPr="003E4680">
        <w:t>C</w:t>
      </w:r>
      <w:r w:rsidR="0071790A" w:rsidRPr="003E4680">
        <w:t>, Sample GoS Contracts</w:t>
      </w:r>
      <w:r w:rsidR="007E5BB8" w:rsidRPr="003E4680">
        <w:t>,</w:t>
      </w:r>
      <w:r w:rsidR="0071790A" w:rsidRPr="003E4680">
        <w:t xml:space="preserve"> and, within th</w:t>
      </w:r>
      <w:r w:rsidRPr="003E4680">
        <w:t>is</w:t>
      </w:r>
      <w:r w:rsidR="0071790A" w:rsidRPr="003E4680">
        <w:t xml:space="preserve"> document and with “Track Changes” on, revise any terms and conditions in which </w:t>
      </w:r>
      <w:r w:rsidR="006F1604" w:rsidRPr="003E4680">
        <w:t xml:space="preserve">the Service Provider has </w:t>
      </w:r>
      <w:r w:rsidR="0071790A" w:rsidRPr="003E4680">
        <w:t>deviations or exceptions.</w:t>
      </w:r>
      <w:r w:rsidR="007E5BB8" w:rsidRPr="003E4680">
        <w:t xml:space="preserve">  </w:t>
      </w:r>
      <w:r w:rsidRPr="003E4680">
        <w:t xml:space="preserve"> Any deviations or exceptions should be accompanied by rationalization for the </w:t>
      </w:r>
      <w:r w:rsidR="009568AC" w:rsidRPr="003E4680">
        <w:t>revision</w:t>
      </w:r>
      <w:r w:rsidR="001B7C07" w:rsidRPr="003E4680">
        <w:t xml:space="preserve"> as illustrated in the example below</w:t>
      </w:r>
      <w:r w:rsidRPr="003E4680">
        <w:t>.</w:t>
      </w:r>
    </w:p>
    <w:p w14:paraId="6E234AAF" w14:textId="283D68CF" w:rsidR="004F4DD3" w:rsidRPr="003E4680" w:rsidRDefault="004F4DD3" w:rsidP="00324E46">
      <w:pPr>
        <w:spacing w:after="0" w:line="240" w:lineRule="auto"/>
        <w:ind w:right="1080"/>
      </w:pPr>
    </w:p>
    <w:p w14:paraId="07A4D990" w14:textId="77777777" w:rsidR="004F4DD3" w:rsidRPr="003E4680" w:rsidRDefault="004F4DD3" w:rsidP="00324E46">
      <w:pPr>
        <w:spacing w:after="0" w:line="240" w:lineRule="auto"/>
        <w:ind w:right="1080"/>
      </w:pPr>
    </w:p>
    <w:p w14:paraId="0CFA7C54" w14:textId="1C25FFD5" w:rsidR="00324E46" w:rsidRPr="003E4680" w:rsidRDefault="009568AC" w:rsidP="00324E46">
      <w:pPr>
        <w:spacing w:after="0" w:line="240" w:lineRule="auto"/>
        <w:ind w:right="1080"/>
        <w:rPr>
          <w:b/>
        </w:rPr>
      </w:pPr>
      <w:r w:rsidRPr="003E4680">
        <w:rPr>
          <w:b/>
        </w:rPr>
        <w:t>EXAMPLE:</w:t>
      </w:r>
    </w:p>
    <w:p w14:paraId="00805EB0" w14:textId="77777777" w:rsidR="00324E46" w:rsidRPr="003E4680" w:rsidRDefault="00324E46" w:rsidP="00324E46">
      <w:pPr>
        <w:spacing w:after="0" w:line="240" w:lineRule="auto"/>
        <w:ind w:right="1080"/>
      </w:pPr>
    </w:p>
    <w:p w14:paraId="62CBBC8B" w14:textId="76973036" w:rsidR="00324E46" w:rsidRPr="003E4680" w:rsidRDefault="00A00B87" w:rsidP="00923F2B">
      <w:pPr>
        <w:pStyle w:val="ContractLevel2"/>
        <w:spacing w:after="240"/>
        <w:contextualSpacing w:val="0"/>
      </w:pPr>
      <w:r w:rsidRPr="003E4680">
        <w:t xml:space="preserve">The Client may, at any time, terminate this Agreement without cause or reason by giving to the Supplier at least </w:t>
      </w:r>
      <w:del w:id="2" w:author="Author">
        <w:r w:rsidRPr="003E4680" w:rsidDel="00A00B87">
          <w:delText xml:space="preserve">30 </w:delText>
        </w:r>
      </w:del>
      <w:ins w:id="3" w:author="Author">
        <w:r w:rsidRPr="003E4680">
          <w:t xml:space="preserve">90 </w:t>
        </w:r>
      </w:ins>
      <w:r w:rsidRPr="003E4680">
        <w:t xml:space="preserve">days written notice specifying the effective date of </w:t>
      </w:r>
      <w:commentRangeStart w:id="4"/>
      <w:r w:rsidRPr="003E4680">
        <w:t>termination</w:t>
      </w:r>
      <w:commentRangeEnd w:id="4"/>
      <w:r w:rsidR="00923F2B" w:rsidRPr="003E4680">
        <w:rPr>
          <w:rStyle w:val="CommentReference"/>
          <w:rFonts w:ascii="Calibri" w:eastAsia="Times New Roman" w:hAnsi="Calibri" w:cs="Arial"/>
          <w:bCs w:val="0"/>
          <w:lang w:val="en-GB"/>
        </w:rPr>
        <w:commentReference w:id="4"/>
      </w:r>
      <w:r w:rsidRPr="003E4680">
        <w:t>.</w:t>
      </w:r>
    </w:p>
    <w:p w14:paraId="61F905A3" w14:textId="77777777" w:rsidR="00A00B87" w:rsidRPr="003E4680" w:rsidRDefault="00A00B87" w:rsidP="00324E46">
      <w:pPr>
        <w:spacing w:after="0" w:line="240" w:lineRule="auto"/>
        <w:ind w:right="1080"/>
      </w:pPr>
    </w:p>
    <w:p w14:paraId="4994FA09" w14:textId="56B83545" w:rsidR="00A00B87" w:rsidRPr="00B9451B" w:rsidRDefault="00A00B87" w:rsidP="00324E46">
      <w:pPr>
        <w:spacing w:after="0" w:line="240" w:lineRule="auto"/>
        <w:ind w:right="1080"/>
        <w:rPr>
          <w:b/>
          <w:bCs/>
        </w:rPr>
      </w:pPr>
      <w:r w:rsidRPr="00B9451B">
        <w:rPr>
          <w:b/>
          <w:bCs/>
        </w:rPr>
        <w:t>GoS reserves the right to accept or reject any deviations or exceptions noted by Service Provider in response to this RFP.</w:t>
      </w:r>
    </w:p>
    <w:p w14:paraId="3D0D1815" w14:textId="77777777" w:rsidR="00324E46" w:rsidRPr="00B9451B" w:rsidRDefault="00324E46" w:rsidP="00324E46">
      <w:pPr>
        <w:spacing w:after="0" w:line="240" w:lineRule="auto"/>
        <w:ind w:right="1080"/>
        <w:rPr>
          <w:b/>
          <w:bCs/>
        </w:rPr>
      </w:pPr>
    </w:p>
    <w:p w14:paraId="77E38779" w14:textId="7B5E9D03" w:rsidR="0071790A" w:rsidRPr="00B9451B" w:rsidRDefault="007E5BB8" w:rsidP="00324E46">
      <w:pPr>
        <w:spacing w:after="0" w:line="240" w:lineRule="auto"/>
        <w:ind w:right="1080"/>
        <w:rPr>
          <w:b/>
          <w:bCs/>
        </w:rPr>
      </w:pPr>
      <w:r w:rsidRPr="00B9451B">
        <w:rPr>
          <w:b/>
          <w:bCs/>
        </w:rPr>
        <w:t>Service Providers should note that deviations or exceptions noted in the Master Terms and Conditions</w:t>
      </w:r>
      <w:r w:rsidR="004F4DD3" w:rsidRPr="00B9451B">
        <w:rPr>
          <w:b/>
          <w:bCs/>
        </w:rPr>
        <w:t>, if accepted by the GoS,</w:t>
      </w:r>
      <w:r w:rsidRPr="00B9451B">
        <w:rPr>
          <w:b/>
          <w:bCs/>
        </w:rPr>
        <w:t xml:space="preserve"> </w:t>
      </w:r>
      <w:r w:rsidR="00324E46" w:rsidRPr="00B9451B">
        <w:rPr>
          <w:b/>
          <w:bCs/>
        </w:rPr>
        <w:t>will</w:t>
      </w:r>
      <w:r w:rsidRPr="00B9451B">
        <w:rPr>
          <w:b/>
          <w:bCs/>
        </w:rPr>
        <w:t xml:space="preserve"> </w:t>
      </w:r>
      <w:r w:rsidR="00324E46" w:rsidRPr="00B9451B">
        <w:rPr>
          <w:b/>
          <w:bCs/>
        </w:rPr>
        <w:t>b</w:t>
      </w:r>
      <w:r w:rsidR="006F1604" w:rsidRPr="00B9451B">
        <w:rPr>
          <w:b/>
          <w:bCs/>
        </w:rPr>
        <w:t>e</w:t>
      </w:r>
      <w:r w:rsidRPr="00B9451B">
        <w:rPr>
          <w:b/>
          <w:bCs/>
        </w:rPr>
        <w:t xml:space="preserve"> reflected as a clause in the Subsequent Contract which replaces and supersedes the clause in the Master Terms and Conditions.</w:t>
      </w:r>
      <w:r w:rsidR="001B7C07" w:rsidRPr="00B9451B">
        <w:rPr>
          <w:b/>
          <w:bCs/>
        </w:rPr>
        <w:t xml:space="preserve">  </w:t>
      </w:r>
    </w:p>
    <w:p w14:paraId="145FE9E0" w14:textId="77777777" w:rsidR="00CB2DD0" w:rsidRPr="003E4680" w:rsidRDefault="00CB2DD0" w:rsidP="00324E46">
      <w:pPr>
        <w:spacing w:after="0" w:line="240" w:lineRule="auto"/>
        <w:ind w:right="1080"/>
      </w:pPr>
    </w:p>
    <w:p w14:paraId="3E9BED73" w14:textId="77777777" w:rsidR="00CB2DD0" w:rsidRPr="003E4680" w:rsidRDefault="00CB2DD0" w:rsidP="00D65130">
      <w:pPr>
        <w:tabs>
          <w:tab w:val="right" w:leader="dot" w:pos="8640"/>
        </w:tabs>
        <w:spacing w:after="0" w:line="240" w:lineRule="auto"/>
        <w:ind w:left="-720"/>
      </w:pPr>
    </w:p>
    <w:p w14:paraId="7EF11BA8" w14:textId="77777777" w:rsidR="00CB2DD0" w:rsidRPr="003E4680" w:rsidRDefault="00CB2DD0" w:rsidP="00D65130">
      <w:pPr>
        <w:tabs>
          <w:tab w:val="right" w:leader="dot" w:pos="8640"/>
        </w:tabs>
        <w:spacing w:after="0" w:line="240" w:lineRule="auto"/>
        <w:ind w:left="-720"/>
      </w:pPr>
    </w:p>
    <w:p w14:paraId="02BEF5CB" w14:textId="77777777" w:rsidR="00CB2DD0" w:rsidRPr="003E4680" w:rsidRDefault="00CB2DD0" w:rsidP="00D65130">
      <w:pPr>
        <w:tabs>
          <w:tab w:val="right" w:leader="dot" w:pos="8640"/>
        </w:tabs>
        <w:spacing w:after="0" w:line="240" w:lineRule="auto"/>
        <w:ind w:left="-720"/>
      </w:pPr>
    </w:p>
    <w:p w14:paraId="72E826AA" w14:textId="77777777" w:rsidR="00CB2DD0" w:rsidRPr="003E4680" w:rsidRDefault="00CB2DD0" w:rsidP="00D65130">
      <w:pPr>
        <w:tabs>
          <w:tab w:val="right" w:leader="dot" w:pos="8640"/>
        </w:tabs>
        <w:spacing w:after="0" w:line="240" w:lineRule="auto"/>
        <w:ind w:left="-720"/>
      </w:pPr>
    </w:p>
    <w:p w14:paraId="4F203142" w14:textId="77777777" w:rsidR="00CB2DD0" w:rsidRPr="003E4680" w:rsidRDefault="00CB2DD0" w:rsidP="00D65130">
      <w:pPr>
        <w:tabs>
          <w:tab w:val="right" w:leader="dot" w:pos="8640"/>
        </w:tabs>
        <w:spacing w:after="0" w:line="240" w:lineRule="auto"/>
        <w:ind w:left="-720"/>
      </w:pPr>
    </w:p>
    <w:p w14:paraId="210E9828" w14:textId="77777777" w:rsidR="00CB2DD0" w:rsidRPr="003E4680" w:rsidRDefault="00CB2DD0" w:rsidP="00D65130">
      <w:pPr>
        <w:tabs>
          <w:tab w:val="right" w:leader="dot" w:pos="8640"/>
        </w:tabs>
        <w:spacing w:after="0" w:line="240" w:lineRule="auto"/>
        <w:ind w:left="-720"/>
      </w:pPr>
    </w:p>
    <w:p w14:paraId="47EFEE94" w14:textId="77777777" w:rsidR="00CB2DD0" w:rsidRPr="003E4680" w:rsidRDefault="00CB2DD0" w:rsidP="00D65130">
      <w:pPr>
        <w:tabs>
          <w:tab w:val="right" w:leader="dot" w:pos="8640"/>
        </w:tabs>
        <w:spacing w:after="0" w:line="240" w:lineRule="auto"/>
        <w:ind w:left="-720"/>
      </w:pPr>
    </w:p>
    <w:p w14:paraId="5AA07882" w14:textId="77777777" w:rsidR="00CB2DD0" w:rsidRPr="003E4680" w:rsidRDefault="00CB2DD0" w:rsidP="00D65130">
      <w:pPr>
        <w:tabs>
          <w:tab w:val="right" w:leader="dot" w:pos="8640"/>
        </w:tabs>
        <w:spacing w:after="0" w:line="240" w:lineRule="auto"/>
        <w:ind w:left="-720"/>
      </w:pPr>
    </w:p>
    <w:p w14:paraId="593BFDC6" w14:textId="77777777" w:rsidR="00CB2DD0" w:rsidRPr="003E4680" w:rsidRDefault="00CB2DD0" w:rsidP="00D65130">
      <w:pPr>
        <w:tabs>
          <w:tab w:val="right" w:leader="dot" w:pos="8640"/>
        </w:tabs>
        <w:spacing w:after="0" w:line="240" w:lineRule="auto"/>
        <w:ind w:left="-720"/>
      </w:pPr>
    </w:p>
    <w:p w14:paraId="42BC07CE" w14:textId="1293AA44" w:rsidR="00A00B87" w:rsidRPr="003E4680" w:rsidRDefault="00A00B87">
      <w:r w:rsidRPr="003E4680">
        <w:br w:type="page"/>
      </w:r>
    </w:p>
    <w:p w14:paraId="45F7AC2C" w14:textId="77777777" w:rsidR="00A00B87" w:rsidRPr="003E4680" w:rsidRDefault="00A00B87" w:rsidP="00A00B87"/>
    <w:p w14:paraId="2F020F37" w14:textId="2472FBEB" w:rsidR="00471877" w:rsidRDefault="00471877" w:rsidP="00471877">
      <w:pPr>
        <w:pStyle w:val="Heading2"/>
        <w:numPr>
          <w:ilvl w:val="0"/>
          <w:numId w:val="0"/>
        </w:numPr>
        <w:pBdr>
          <w:bottom w:val="single" w:sz="18" w:space="1" w:color="auto"/>
        </w:pBdr>
        <w:tabs>
          <w:tab w:val="clear" w:pos="0"/>
        </w:tabs>
        <w:ind w:left="-720"/>
      </w:pPr>
      <w:r w:rsidRPr="003E4680">
        <w:t>Master Terms and Conditions</w:t>
      </w:r>
    </w:p>
    <w:p w14:paraId="5FA24319" w14:textId="77777777" w:rsidR="00D42977" w:rsidRPr="00F82466" w:rsidRDefault="00D42977" w:rsidP="00D42977">
      <w:pPr>
        <w:jc w:val="both"/>
        <w:rPr>
          <w:b/>
        </w:rPr>
      </w:pPr>
      <w:r w:rsidRPr="00F82466">
        <w:rPr>
          <w:b/>
        </w:rPr>
        <w:t xml:space="preserve">THIS AGREEMENT, MADE in duplicate as of the </w:t>
      </w:r>
      <w:r w:rsidRPr="00FE7AB3">
        <w:rPr>
          <w:b/>
          <w:highlight w:val="yellow"/>
        </w:rPr>
        <w:fldChar w:fldCharType="begin"/>
      </w:r>
      <w:r w:rsidRPr="00FE7AB3">
        <w:rPr>
          <w:b/>
          <w:highlight w:val="yellow"/>
        </w:rPr>
        <w:instrText xml:space="preserve"> MERGEFIELD day_1 </w:instrText>
      </w:r>
      <w:r w:rsidRPr="00FE7AB3">
        <w:rPr>
          <w:b/>
          <w:highlight w:val="yellow"/>
        </w:rPr>
        <w:fldChar w:fldCharType="separate"/>
      </w:r>
      <w:r w:rsidRPr="00FE7AB3">
        <w:rPr>
          <w:b/>
          <w:noProof/>
          <w:highlight w:val="yellow"/>
        </w:rPr>
        <w:t>«day_1»</w:t>
      </w:r>
      <w:r w:rsidRPr="00FE7AB3">
        <w:rPr>
          <w:b/>
          <w:highlight w:val="yellow"/>
        </w:rPr>
        <w:fldChar w:fldCharType="end"/>
      </w:r>
      <w:r w:rsidRPr="00FE7AB3">
        <w:rPr>
          <w:b/>
          <w:highlight w:val="yellow"/>
        </w:rPr>
        <w:t xml:space="preserve"> day of </w:t>
      </w:r>
      <w:r w:rsidRPr="00FE7AB3">
        <w:rPr>
          <w:b/>
          <w:highlight w:val="yellow"/>
        </w:rPr>
        <w:fldChar w:fldCharType="begin"/>
      </w:r>
      <w:r w:rsidRPr="00FE7AB3">
        <w:rPr>
          <w:b/>
          <w:highlight w:val="yellow"/>
        </w:rPr>
        <w:instrText xml:space="preserve"> MERGEFIELD Month_ </w:instrText>
      </w:r>
      <w:r w:rsidRPr="00FE7AB3">
        <w:rPr>
          <w:b/>
          <w:highlight w:val="yellow"/>
        </w:rPr>
        <w:fldChar w:fldCharType="separate"/>
      </w:r>
      <w:r w:rsidRPr="00FE7AB3">
        <w:rPr>
          <w:b/>
          <w:noProof/>
          <w:highlight w:val="yellow"/>
        </w:rPr>
        <w:t>«Month_»</w:t>
      </w:r>
      <w:r w:rsidRPr="00FE7AB3">
        <w:rPr>
          <w:b/>
          <w:highlight w:val="yellow"/>
        </w:rPr>
        <w:fldChar w:fldCharType="end"/>
      </w:r>
      <w:r w:rsidRPr="00FE7AB3">
        <w:rPr>
          <w:b/>
          <w:highlight w:val="yellow"/>
        </w:rPr>
        <w:t xml:space="preserve">, </w:t>
      </w:r>
      <w:r w:rsidRPr="00FE7AB3">
        <w:rPr>
          <w:b/>
          <w:highlight w:val="yellow"/>
        </w:rPr>
        <w:fldChar w:fldCharType="begin"/>
      </w:r>
      <w:r w:rsidRPr="00FE7AB3">
        <w:rPr>
          <w:b/>
          <w:highlight w:val="yellow"/>
        </w:rPr>
        <w:instrText xml:space="preserve"> MERGEFIELD Year </w:instrText>
      </w:r>
      <w:r w:rsidRPr="00FE7AB3">
        <w:rPr>
          <w:b/>
          <w:highlight w:val="yellow"/>
        </w:rPr>
        <w:fldChar w:fldCharType="separate"/>
      </w:r>
      <w:r w:rsidRPr="00FE7AB3">
        <w:rPr>
          <w:b/>
          <w:noProof/>
          <w:highlight w:val="yellow"/>
        </w:rPr>
        <w:t>«Year»</w:t>
      </w:r>
      <w:r w:rsidRPr="00FE7AB3">
        <w:rPr>
          <w:b/>
          <w:highlight w:val="yellow"/>
        </w:rPr>
        <w:fldChar w:fldCharType="end"/>
      </w:r>
      <w:r w:rsidRPr="00F82466">
        <w:rPr>
          <w:b/>
        </w:rPr>
        <w:t xml:space="preserve"> (hereinafter referred to as this “MTC”)</w:t>
      </w:r>
    </w:p>
    <w:p w14:paraId="6EF4F025" w14:textId="77777777" w:rsidR="00D42977" w:rsidRPr="00F82466" w:rsidRDefault="00D42977" w:rsidP="00D42977">
      <w:pPr>
        <w:ind w:left="1440" w:hanging="1440"/>
        <w:jc w:val="both"/>
      </w:pPr>
      <w:r w:rsidRPr="00F82466">
        <w:rPr>
          <w:b/>
        </w:rPr>
        <w:t>BETWEEN:</w:t>
      </w:r>
      <w:r w:rsidRPr="00F82466">
        <w:rPr>
          <w:b/>
        </w:rPr>
        <w:tab/>
      </w:r>
      <w:r w:rsidRPr="00F82466">
        <w:t>H</w:t>
      </w:r>
      <w:r>
        <w:t>IS</w:t>
      </w:r>
      <w:r w:rsidRPr="00F82466">
        <w:t xml:space="preserve"> MAJESTY THE </w:t>
      </w:r>
      <w:r>
        <w:t>KING</w:t>
      </w:r>
      <w:r w:rsidRPr="00F82466">
        <w:t xml:space="preserve"> IN RIGHT OF SASKATCHEWAN as represented by the Minister of</w:t>
      </w:r>
    </w:p>
    <w:p w14:paraId="45ADA205" w14:textId="77777777" w:rsidR="00D42977" w:rsidRPr="00F82466" w:rsidRDefault="00D42977" w:rsidP="00D42977">
      <w:pPr>
        <w:jc w:val="center"/>
      </w:pPr>
    </w:p>
    <w:p w14:paraId="312D66EB" w14:textId="77777777" w:rsidR="00D42977" w:rsidRPr="00F82466" w:rsidRDefault="00D42977" w:rsidP="00D42977">
      <w:pPr>
        <w:jc w:val="center"/>
      </w:pPr>
      <w:r>
        <w:rPr>
          <w:b/>
          <w:u w:val="single"/>
        </w:rPr>
        <w:t>Ministry of SaskBuilds and Procurement</w:t>
      </w:r>
      <w:r w:rsidRPr="00F82466">
        <w:rPr>
          <w:b/>
          <w:u w:val="single"/>
        </w:rPr>
        <w:br/>
        <w:t>1920 Rose Street</w:t>
      </w:r>
      <w:r w:rsidRPr="00F82466">
        <w:rPr>
          <w:b/>
          <w:u w:val="single"/>
        </w:rPr>
        <w:br/>
        <w:t xml:space="preserve">Regina, Saskatchewan, S4P 0A9 </w:t>
      </w:r>
      <w:r w:rsidRPr="00F82466">
        <w:rPr>
          <w:b/>
          <w:u w:val="single"/>
        </w:rPr>
        <w:br/>
      </w:r>
      <w:r w:rsidRPr="00F82466">
        <w:t>(hereinafter referred to as the “</w:t>
      </w:r>
      <w:r w:rsidRPr="00F82466">
        <w:rPr>
          <w:b/>
        </w:rPr>
        <w:t>Client</w:t>
      </w:r>
      <w:r w:rsidRPr="00F82466">
        <w:t>”)</w:t>
      </w:r>
    </w:p>
    <w:p w14:paraId="35D21BB0" w14:textId="77777777" w:rsidR="00D42977" w:rsidRPr="00F82466" w:rsidRDefault="00D42977" w:rsidP="00D42977">
      <w:pPr>
        <w:jc w:val="center"/>
      </w:pPr>
      <w:r w:rsidRPr="00F82466">
        <w:t xml:space="preserve">- and - </w:t>
      </w:r>
    </w:p>
    <w:p w14:paraId="587D125E" w14:textId="77777777" w:rsidR="00D42977" w:rsidRPr="00F82466" w:rsidRDefault="00D42977" w:rsidP="00D42977">
      <w:pPr>
        <w:jc w:val="center"/>
        <w:rPr>
          <w:b/>
          <w:u w:val="single"/>
        </w:rPr>
      </w:pPr>
      <w:r w:rsidRPr="00E31FF5">
        <w:rPr>
          <w:b/>
          <w:highlight w:val="yellow"/>
          <w:u w:val="single"/>
        </w:rPr>
        <w:fldChar w:fldCharType="begin"/>
      </w:r>
      <w:r w:rsidRPr="00E31FF5">
        <w:rPr>
          <w:b/>
          <w:highlight w:val="yellow"/>
          <w:u w:val="single"/>
        </w:rPr>
        <w:instrText xml:space="preserve"> MERGEFIELD Service_Provider_Legal_Name </w:instrText>
      </w:r>
      <w:r w:rsidRPr="00E31FF5">
        <w:rPr>
          <w:b/>
          <w:highlight w:val="yellow"/>
          <w:u w:val="single"/>
        </w:rPr>
        <w:fldChar w:fldCharType="separate"/>
      </w:r>
      <w:r w:rsidRPr="00E31FF5">
        <w:rPr>
          <w:b/>
          <w:noProof/>
          <w:highlight w:val="yellow"/>
          <w:u w:val="single"/>
        </w:rPr>
        <w:t>«Service_Provider_Legal_Name»</w:t>
      </w:r>
      <w:r w:rsidRPr="00E31FF5">
        <w:rPr>
          <w:b/>
          <w:highlight w:val="yellow"/>
          <w:u w:val="single"/>
        </w:rPr>
        <w:fldChar w:fldCharType="end"/>
      </w:r>
      <w:r w:rsidRPr="00E31FF5">
        <w:rPr>
          <w:highlight w:val="yellow"/>
          <w:u w:val="single"/>
        </w:rPr>
        <w:t>,</w:t>
      </w:r>
      <w:r w:rsidRPr="00CB0A94">
        <w:rPr>
          <w:u w:val="single"/>
        </w:rPr>
        <w:t xml:space="preserve"> </w:t>
      </w:r>
      <w:r w:rsidRPr="00F82466">
        <w:rPr>
          <w:b/>
          <w:u w:val="single"/>
        </w:rPr>
        <w:br/>
      </w:r>
      <w:r w:rsidRPr="00B12E26">
        <w:t>a</w:t>
      </w:r>
      <w:r>
        <w:t xml:space="preserve"> legal</w:t>
      </w:r>
      <w:r w:rsidRPr="00B12E26">
        <w:t xml:space="preserve"> entity duly registered under the laws of </w:t>
      </w:r>
      <w:fldSimple w:instr=" MERGEFIELD ProvinceORState ">
        <w:r>
          <w:rPr>
            <w:noProof/>
          </w:rPr>
          <w:t>«ProvinceORState»</w:t>
        </w:r>
      </w:fldSimple>
      <w:r w:rsidRPr="00B12E26">
        <w:t xml:space="preserve"> </w:t>
      </w:r>
      <w:fldSimple w:instr=" MERGEFIELD &quot;Province_State_Country&quot; ">
        <w:r>
          <w:rPr>
            <w:noProof/>
          </w:rPr>
          <w:t>«Province_State_Country»</w:t>
        </w:r>
      </w:fldSimple>
      <w:r w:rsidRPr="00B12E26">
        <w:t>,</w:t>
      </w:r>
      <w:r w:rsidRPr="00B12E26">
        <w:br/>
        <w:t>with a registered office at:</w:t>
      </w:r>
      <w:r w:rsidRPr="00B12E26">
        <w:br/>
      </w:r>
      <w:r w:rsidRPr="00E31FF5">
        <w:rPr>
          <w:b/>
          <w:highlight w:val="yellow"/>
          <w:u w:val="single"/>
        </w:rPr>
        <w:fldChar w:fldCharType="begin"/>
      </w:r>
      <w:r w:rsidRPr="00E31FF5">
        <w:rPr>
          <w:b/>
          <w:highlight w:val="yellow"/>
          <w:u w:val="single"/>
        </w:rPr>
        <w:instrText xml:space="preserve"> MERGEFIELD "Address_Line_1" </w:instrText>
      </w:r>
      <w:r w:rsidRPr="00E31FF5">
        <w:rPr>
          <w:b/>
          <w:highlight w:val="yellow"/>
          <w:u w:val="single"/>
        </w:rPr>
        <w:fldChar w:fldCharType="separate"/>
      </w:r>
      <w:r w:rsidRPr="00E31FF5">
        <w:rPr>
          <w:b/>
          <w:noProof/>
          <w:highlight w:val="yellow"/>
          <w:u w:val="single"/>
        </w:rPr>
        <w:t>«Address_Line_1»</w:t>
      </w:r>
      <w:r w:rsidRPr="00E31FF5">
        <w:rPr>
          <w:b/>
          <w:highlight w:val="yellow"/>
          <w:u w:val="single"/>
        </w:rPr>
        <w:fldChar w:fldCharType="end"/>
      </w:r>
      <w:r w:rsidRPr="00E31FF5">
        <w:rPr>
          <w:b/>
          <w:highlight w:val="yellow"/>
          <w:u w:val="single"/>
        </w:rPr>
        <w:br/>
      </w:r>
      <w:r w:rsidRPr="00E31FF5">
        <w:rPr>
          <w:b/>
          <w:highlight w:val="yellow"/>
          <w:u w:val="single"/>
        </w:rPr>
        <w:fldChar w:fldCharType="begin"/>
      </w:r>
      <w:r w:rsidRPr="00E31FF5">
        <w:rPr>
          <w:b/>
          <w:highlight w:val="yellow"/>
          <w:u w:val="single"/>
        </w:rPr>
        <w:instrText xml:space="preserve"> MERGEFIELD Address_Line_2 </w:instrText>
      </w:r>
      <w:r w:rsidRPr="00E31FF5">
        <w:rPr>
          <w:b/>
          <w:highlight w:val="yellow"/>
          <w:u w:val="single"/>
        </w:rPr>
        <w:fldChar w:fldCharType="separate"/>
      </w:r>
      <w:r w:rsidRPr="00E31FF5">
        <w:rPr>
          <w:b/>
          <w:noProof/>
          <w:highlight w:val="yellow"/>
          <w:u w:val="single"/>
        </w:rPr>
        <w:t>«Address_Line_2»</w:t>
      </w:r>
      <w:r w:rsidRPr="00E31FF5">
        <w:rPr>
          <w:b/>
          <w:highlight w:val="yellow"/>
          <w:u w:val="single"/>
        </w:rPr>
        <w:fldChar w:fldCharType="end"/>
      </w:r>
      <w:r w:rsidRPr="00E31FF5">
        <w:rPr>
          <w:b/>
          <w:highlight w:val="yellow"/>
          <w:u w:val="single"/>
        </w:rPr>
        <w:t xml:space="preserve"> </w:t>
      </w:r>
      <w:r w:rsidRPr="00E31FF5">
        <w:rPr>
          <w:b/>
          <w:highlight w:val="yellow"/>
          <w:u w:val="single"/>
        </w:rPr>
        <w:fldChar w:fldCharType="begin"/>
      </w:r>
      <w:r w:rsidRPr="00E31FF5">
        <w:rPr>
          <w:b/>
          <w:highlight w:val="yellow"/>
          <w:u w:val="single"/>
        </w:rPr>
        <w:instrText xml:space="preserve"> MERGEFIELD Postal_Code </w:instrText>
      </w:r>
      <w:r w:rsidRPr="00E31FF5">
        <w:rPr>
          <w:b/>
          <w:highlight w:val="yellow"/>
          <w:u w:val="single"/>
        </w:rPr>
        <w:fldChar w:fldCharType="separate"/>
      </w:r>
      <w:r w:rsidRPr="00E31FF5">
        <w:rPr>
          <w:b/>
          <w:noProof/>
          <w:highlight w:val="yellow"/>
          <w:u w:val="single"/>
        </w:rPr>
        <w:t>«Postal_Code»</w:t>
      </w:r>
      <w:r w:rsidRPr="00E31FF5">
        <w:rPr>
          <w:b/>
          <w:highlight w:val="yellow"/>
          <w:u w:val="single"/>
        </w:rPr>
        <w:fldChar w:fldCharType="end"/>
      </w:r>
      <w:r w:rsidRPr="00F82466">
        <w:rPr>
          <w:b/>
          <w:u w:val="single"/>
        </w:rPr>
        <w:br/>
      </w:r>
      <w:r w:rsidRPr="00F82466">
        <w:t>(hereinafter referred to as the “</w:t>
      </w:r>
      <w:r w:rsidRPr="00F82466">
        <w:rPr>
          <w:b/>
        </w:rPr>
        <w:t>Supplier</w:t>
      </w:r>
      <w:r w:rsidRPr="00F82466">
        <w:t>”)</w:t>
      </w:r>
    </w:p>
    <w:p w14:paraId="51367B69" w14:textId="77777777" w:rsidR="00D42977" w:rsidRPr="00F82466" w:rsidRDefault="00D42977" w:rsidP="00D42977">
      <w:pPr>
        <w:jc w:val="center"/>
      </w:pPr>
    </w:p>
    <w:p w14:paraId="32294E20" w14:textId="77777777" w:rsidR="00D42977" w:rsidRPr="00F82466" w:rsidRDefault="00D42977" w:rsidP="00D42977">
      <w:pPr>
        <w:jc w:val="both"/>
      </w:pPr>
      <w:r w:rsidRPr="00F82466">
        <w:t>WHEREAS, the Client and the Supplier wish to set out the general terms and conditions which govern their relationship should the Supplier be contractually engaged to provide certain services to the Client;</w:t>
      </w:r>
    </w:p>
    <w:p w14:paraId="75A6F970" w14:textId="77777777" w:rsidR="00D42977" w:rsidRPr="00F82466" w:rsidRDefault="00D42977" w:rsidP="00D42977">
      <w:pPr>
        <w:jc w:val="both"/>
      </w:pPr>
      <w:r w:rsidRPr="00F82466">
        <w:t>NOW, THEREFORE, the parties hereby agree as follows:</w:t>
      </w:r>
    </w:p>
    <w:p w14:paraId="21BC3965" w14:textId="77777777" w:rsidR="00D42977" w:rsidRPr="00F82466" w:rsidRDefault="00D42977" w:rsidP="00D42977">
      <w:pPr>
        <w:pStyle w:val="ContractLevel1"/>
        <w:jc w:val="both"/>
      </w:pPr>
      <w:r w:rsidRPr="00F82466">
        <w:t>Governing provisions and definitions</w:t>
      </w:r>
    </w:p>
    <w:p w14:paraId="4CF2AD55" w14:textId="77777777" w:rsidR="00D42977" w:rsidRPr="00F82466" w:rsidRDefault="00D42977" w:rsidP="00D42977">
      <w:pPr>
        <w:pStyle w:val="ContractLevel2"/>
        <w:jc w:val="both"/>
      </w:pPr>
      <w:r w:rsidRPr="00F82466">
        <w:t>In this MTC:</w:t>
      </w:r>
    </w:p>
    <w:p w14:paraId="14F08753" w14:textId="77777777" w:rsidR="00D42977" w:rsidRPr="00F82466" w:rsidRDefault="00D42977" w:rsidP="00D42977">
      <w:pPr>
        <w:pStyle w:val="ContractLevel3"/>
        <w:jc w:val="both"/>
      </w:pPr>
      <w:r w:rsidRPr="00F82466">
        <w:t>“Business Days” means all days except for Saturdays, Sundays and statutory holidays in the province of Saskatchewan;</w:t>
      </w:r>
    </w:p>
    <w:p w14:paraId="6A842EC7" w14:textId="77777777" w:rsidR="00D42977" w:rsidRPr="00F82466" w:rsidRDefault="00D42977" w:rsidP="00D42977">
      <w:pPr>
        <w:pStyle w:val="ContractLevel3"/>
        <w:jc w:val="both"/>
      </w:pPr>
      <w:r w:rsidRPr="00F82466">
        <w:t>“Deliverable” means work products resulting from the provision of the Services as specified in a Subsequent Contract;</w:t>
      </w:r>
    </w:p>
    <w:p w14:paraId="6C0367E6" w14:textId="77777777" w:rsidR="00D42977" w:rsidRPr="00F82466" w:rsidRDefault="00D42977" w:rsidP="00D42977">
      <w:pPr>
        <w:pStyle w:val="ContractLevel3"/>
        <w:jc w:val="both"/>
      </w:pPr>
      <w:r w:rsidRPr="00F82466">
        <w:t xml:space="preserve">“Intellectual Property” means copyrights, patents, trademarks, trade secrets, and other intellectual property rights recognized by law and includes, without limitation, all rights in any invention, discovery, </w:t>
      </w:r>
      <w:r w:rsidRPr="00F82466">
        <w:lastRenderedPageBreak/>
        <w:t>improvement, utility, model, copyright or industrial design and all rights of whatsoever nature in computer software (including the source code related thereto) and all intangible rights or privileges of a nature similar to any of the foregoing, whether or not registered or patentable, and shall include all rights in any applications and granted registrations for any of the foregoing;</w:t>
      </w:r>
    </w:p>
    <w:p w14:paraId="59B5DA10" w14:textId="77777777" w:rsidR="00D42977" w:rsidRPr="00F82466" w:rsidRDefault="00D42977" w:rsidP="00D42977">
      <w:pPr>
        <w:pStyle w:val="ContractLevel3"/>
        <w:jc w:val="both"/>
      </w:pPr>
      <w:r w:rsidRPr="00F82466">
        <w:t xml:space="preserve">“Proprietary Technology” means Intellectual Property, software, inventions, concepts, templates, development tools, methodologies, processes, techniques, or other proprietary material or information; </w:t>
      </w:r>
    </w:p>
    <w:p w14:paraId="307B8D3A" w14:textId="77777777" w:rsidR="00D42977" w:rsidRPr="00F82466" w:rsidRDefault="00D42977" w:rsidP="00D42977">
      <w:pPr>
        <w:pStyle w:val="ContractLevel3"/>
        <w:jc w:val="both"/>
      </w:pPr>
      <w:r w:rsidRPr="00F82466">
        <w:t>“Schedule” refers to a schedule attached to and forming part of this MTC;</w:t>
      </w:r>
    </w:p>
    <w:p w14:paraId="0EE5B5C0" w14:textId="77777777" w:rsidR="00D42977" w:rsidRPr="00F82466" w:rsidRDefault="00D42977" w:rsidP="00D42977">
      <w:pPr>
        <w:pStyle w:val="ContractLevel3"/>
        <w:jc w:val="both"/>
      </w:pPr>
      <w:r w:rsidRPr="00F82466">
        <w:t>“Services” means services to be provided to the Client by the Supplier as set out in a Subsequent Contract;</w:t>
      </w:r>
    </w:p>
    <w:p w14:paraId="1D7A4BC3" w14:textId="77777777" w:rsidR="00D42977" w:rsidRPr="00F82466" w:rsidRDefault="00D42977" w:rsidP="00D42977">
      <w:pPr>
        <w:pStyle w:val="ContractLevel3"/>
        <w:jc w:val="both"/>
      </w:pPr>
      <w:r w:rsidRPr="00F82466">
        <w:t>“Subsequent Contract” means a subsequent agreement entered into between the Client and the Supplier for Services as a Schedule to this MTC.</w:t>
      </w:r>
    </w:p>
    <w:p w14:paraId="77B9367A" w14:textId="77777777" w:rsidR="00D42977" w:rsidRPr="00F82466" w:rsidRDefault="00D42977" w:rsidP="00D42977">
      <w:pPr>
        <w:pStyle w:val="ContractLevel3"/>
        <w:tabs>
          <w:tab w:val="num" w:pos="360"/>
        </w:tabs>
        <w:ind w:hanging="360"/>
        <w:jc w:val="both"/>
      </w:pPr>
      <w:r w:rsidRPr="00F82466">
        <w:t xml:space="preserve">“Supplier” means </w:t>
      </w:r>
      <w:r w:rsidRPr="00E31FF5">
        <w:rPr>
          <w:highlight w:val="yellow"/>
        </w:rPr>
        <w:fldChar w:fldCharType="begin"/>
      </w:r>
      <w:r w:rsidRPr="00E31FF5">
        <w:rPr>
          <w:highlight w:val="yellow"/>
        </w:rPr>
        <w:instrText xml:space="preserve"> MERGEFIELD Service_Provider_Legal_Name </w:instrText>
      </w:r>
      <w:r w:rsidRPr="00E31FF5">
        <w:rPr>
          <w:highlight w:val="yellow"/>
        </w:rPr>
        <w:fldChar w:fldCharType="separate"/>
      </w:r>
      <w:r w:rsidRPr="00E31FF5">
        <w:rPr>
          <w:noProof/>
          <w:highlight w:val="yellow"/>
        </w:rPr>
        <w:t>«Service_Provider_Legal_Name»</w:t>
      </w:r>
      <w:r w:rsidRPr="00E31FF5">
        <w:rPr>
          <w:noProof/>
          <w:highlight w:val="yellow"/>
        </w:rPr>
        <w:fldChar w:fldCharType="end"/>
      </w:r>
      <w:r w:rsidRPr="00F82466">
        <w:t>, including its principals, directors, officers, employees, resources, representatives, attorneys, agents, affiliates, heirs, successors and assigns.</w:t>
      </w:r>
    </w:p>
    <w:p w14:paraId="176BE0D5" w14:textId="77777777" w:rsidR="00D42977" w:rsidRPr="00F82466" w:rsidRDefault="00D42977" w:rsidP="00D42977">
      <w:pPr>
        <w:pStyle w:val="ContractLevel2"/>
        <w:jc w:val="both"/>
      </w:pPr>
      <w:r w:rsidRPr="00F82466">
        <w:t>In the event of any conflict or inconsistency between the provisions of, or obligations under, any part of this MTC and a Schedule, the governing provisions or obligations shall be determined and applied in the following order of precedence:</w:t>
      </w:r>
    </w:p>
    <w:p w14:paraId="209CFE42" w14:textId="77777777" w:rsidR="00D42977" w:rsidRPr="00F82466" w:rsidRDefault="00D42977" w:rsidP="00D42977">
      <w:pPr>
        <w:pStyle w:val="ContractLevel3"/>
        <w:jc w:val="both"/>
      </w:pPr>
      <w:r w:rsidRPr="00F82466">
        <w:t>The main body of this MTC;</w:t>
      </w:r>
    </w:p>
    <w:p w14:paraId="41D2EA44" w14:textId="77777777" w:rsidR="00D42977" w:rsidRPr="00F82466" w:rsidRDefault="00D42977" w:rsidP="00D42977">
      <w:pPr>
        <w:pStyle w:val="ContractLevel3"/>
        <w:jc w:val="both"/>
      </w:pPr>
      <w:r w:rsidRPr="00F82466">
        <w:t>Schedules attached as part of this MTC.</w:t>
      </w:r>
    </w:p>
    <w:p w14:paraId="537206B2" w14:textId="77777777" w:rsidR="00D42977" w:rsidRPr="00F82466" w:rsidRDefault="00D42977" w:rsidP="00D42977">
      <w:pPr>
        <w:pStyle w:val="ContractLevel2"/>
        <w:numPr>
          <w:ilvl w:val="0"/>
          <w:numId w:val="0"/>
        </w:numPr>
        <w:ind w:left="1440"/>
        <w:jc w:val="both"/>
      </w:pPr>
      <w:r w:rsidRPr="00F82466">
        <w:t>Notwithstanding the foregoing, the provisions of a Subsequent Contract may replace and supersede certain provisions of this MTC for the particular engagement, provided those certain provisions of the MTC being replaced and superseded are expressly stated and agreed to by the parties in the Subsequent Contract.</w:t>
      </w:r>
      <w:r>
        <w:t xml:space="preserve"> </w:t>
      </w:r>
      <w:r w:rsidRPr="00F82466">
        <w:t>Any such change shall only apply to that particular Subsequent Contract and shall not be construed as an amendment to this MTC for other Subsequent Contracts.</w:t>
      </w:r>
    </w:p>
    <w:p w14:paraId="5877CC41" w14:textId="77777777" w:rsidR="00D42977" w:rsidRPr="00F82466" w:rsidRDefault="00D42977" w:rsidP="00D42977">
      <w:pPr>
        <w:pStyle w:val="ContractLevel2"/>
        <w:jc w:val="both"/>
      </w:pPr>
      <w:r w:rsidRPr="00F82466">
        <w:t>This MTC does not oblige the Client to enter into any Subsequent Contract(s) to obtain Services from the Supplier.</w:t>
      </w:r>
    </w:p>
    <w:p w14:paraId="06E3C18B" w14:textId="77777777" w:rsidR="00D42977" w:rsidRPr="00F82466" w:rsidRDefault="00D42977" w:rsidP="00D42977">
      <w:pPr>
        <w:pStyle w:val="ContractLevel2"/>
        <w:jc w:val="both"/>
      </w:pPr>
      <w:r w:rsidRPr="00F82466">
        <w:t>Subject to Section 1.6 below, the determination of any award of a Subsequent Contract for Services shall result from a competitive process conducted by the Client.</w:t>
      </w:r>
    </w:p>
    <w:p w14:paraId="6A84A27F" w14:textId="77777777" w:rsidR="00D42977" w:rsidRPr="00F82466" w:rsidRDefault="00D42977" w:rsidP="00D42977">
      <w:pPr>
        <w:pStyle w:val="ContractLevel2"/>
        <w:jc w:val="both"/>
      </w:pPr>
      <w:r w:rsidRPr="00F82466">
        <w:t>The Client reserves the right to obtain Services through other suppliers and procurement methods at any time.</w:t>
      </w:r>
    </w:p>
    <w:p w14:paraId="7D5ADA65" w14:textId="77777777" w:rsidR="00D42977" w:rsidRPr="00F82466" w:rsidRDefault="00D42977" w:rsidP="00D42977">
      <w:pPr>
        <w:pStyle w:val="ContractLevel2"/>
        <w:jc w:val="both"/>
      </w:pPr>
      <w:r w:rsidRPr="00F82466">
        <w:t xml:space="preserve">Unless otherwise indicated in a Subsequent Contract, the terms of this MTC apply to govern the Services provided under a Subsequent Contract. </w:t>
      </w:r>
    </w:p>
    <w:p w14:paraId="217942FD" w14:textId="77777777" w:rsidR="00D42977" w:rsidRPr="00F82466" w:rsidRDefault="00D42977" w:rsidP="00D42977">
      <w:pPr>
        <w:pStyle w:val="ContractLevel1"/>
        <w:tabs>
          <w:tab w:val="num" w:pos="360"/>
        </w:tabs>
        <w:ind w:left="360" w:hanging="360"/>
        <w:jc w:val="both"/>
      </w:pPr>
      <w:r w:rsidRPr="00F82466">
        <w:t>Purpose</w:t>
      </w:r>
    </w:p>
    <w:p w14:paraId="440BA5C6" w14:textId="77777777" w:rsidR="00D42977" w:rsidRPr="00F82466" w:rsidRDefault="00D42977" w:rsidP="00D42977">
      <w:pPr>
        <w:pStyle w:val="ContractLevel2"/>
        <w:jc w:val="both"/>
      </w:pPr>
      <w:r w:rsidRPr="00F82466">
        <w:t xml:space="preserve">The purpose of this MTC is to set out the general terms and conditions which govern the relationship between the parties for any Services which may be </w:t>
      </w:r>
      <w:r w:rsidRPr="00F82466">
        <w:lastRenderedPageBreak/>
        <w:t>provided by the Supplier to the Client should the Suppler be contractually engaged to provide such Services pursuant to a Subsequent Contract.</w:t>
      </w:r>
    </w:p>
    <w:p w14:paraId="0DE369CF" w14:textId="77777777" w:rsidR="00D42977" w:rsidRPr="00F82466" w:rsidRDefault="00D42977" w:rsidP="00D42977">
      <w:pPr>
        <w:pStyle w:val="ContractLevel1"/>
        <w:jc w:val="both"/>
      </w:pPr>
      <w:r w:rsidRPr="00F82466">
        <w:t>Payment</w:t>
      </w:r>
    </w:p>
    <w:p w14:paraId="685EEB9C" w14:textId="77777777" w:rsidR="00D42977" w:rsidRPr="00F82466" w:rsidRDefault="00D42977" w:rsidP="00D42977">
      <w:pPr>
        <w:pStyle w:val="ContractLevel2"/>
        <w:jc w:val="both"/>
      </w:pPr>
      <w:r w:rsidRPr="00F82466">
        <w:t>The Supplier shall invoice the Client for the Services provided based upon the fees and payment schedule set out in the Subsequent Contract. Invoices submitted shall contain all information and documentation as reasonably requested by the Client.</w:t>
      </w:r>
    </w:p>
    <w:p w14:paraId="1C81AF78" w14:textId="77777777" w:rsidR="00D42977" w:rsidRPr="00F82466" w:rsidRDefault="00D42977" w:rsidP="00D42977">
      <w:pPr>
        <w:pStyle w:val="ContractLevel2"/>
        <w:jc w:val="both"/>
      </w:pPr>
      <w:r w:rsidRPr="00F82466">
        <w:t>No payments shall be made to the Supplier unless and until the Client is satisfied with the following:</w:t>
      </w:r>
    </w:p>
    <w:p w14:paraId="3635425F" w14:textId="77777777" w:rsidR="00D42977" w:rsidRPr="00F82466" w:rsidRDefault="00D42977" w:rsidP="00D42977">
      <w:pPr>
        <w:pStyle w:val="ContractLevel3"/>
        <w:jc w:val="both"/>
      </w:pPr>
      <w:r w:rsidRPr="00F82466">
        <w:t>That the Services invoiced have been provided by the Supplier and accepted by the Client in accordance with the Subsequent Contract;</w:t>
      </w:r>
    </w:p>
    <w:p w14:paraId="343FFDB2" w14:textId="77777777" w:rsidR="00D42977" w:rsidRPr="00F82466" w:rsidRDefault="00D42977" w:rsidP="00D42977">
      <w:pPr>
        <w:pStyle w:val="ContractLevel3"/>
        <w:jc w:val="both"/>
      </w:pPr>
      <w:r w:rsidRPr="00F82466">
        <w:t>That any expenses or charges listed in the invoice have been incurred in accordance with the Subsequent Contract; and</w:t>
      </w:r>
    </w:p>
    <w:p w14:paraId="15F45E92" w14:textId="77777777" w:rsidR="00D42977" w:rsidRPr="00F82466" w:rsidRDefault="00D42977" w:rsidP="00D42977">
      <w:pPr>
        <w:pStyle w:val="ContractLevel3"/>
        <w:jc w:val="both"/>
      </w:pPr>
      <w:r w:rsidRPr="00F82466">
        <w:t>That the invoice contains the information or documentation that the Client has requested under this Article 3.0.</w:t>
      </w:r>
    </w:p>
    <w:p w14:paraId="5ADCD6C3" w14:textId="77777777" w:rsidR="00D42977" w:rsidRPr="00F82466" w:rsidRDefault="00D42977" w:rsidP="00D42977">
      <w:pPr>
        <w:pStyle w:val="ContractLevel2"/>
        <w:jc w:val="both"/>
      </w:pPr>
      <w:r w:rsidRPr="00F82466">
        <w:t>Subject to acceptance of an invoice, the Client shall pay to the Supplier the invoiced amount within 30 days after receipt of the invoice. The Government of Saskatchewan does not pay fees or interest on overdue accounts until 45 days past due.</w:t>
      </w:r>
    </w:p>
    <w:p w14:paraId="6527DADE" w14:textId="77777777" w:rsidR="00D42977" w:rsidRPr="00F82466" w:rsidRDefault="00D42977" w:rsidP="00D42977">
      <w:pPr>
        <w:pStyle w:val="ContractLevel2"/>
        <w:jc w:val="both"/>
      </w:pPr>
      <w:r w:rsidRPr="00F82466">
        <w:t xml:space="preserve">The Client is exempt from </w:t>
      </w:r>
      <w:r w:rsidRPr="00F82466">
        <w:rPr>
          <w:i/>
        </w:rPr>
        <w:t>Goods and Services Tax</w:t>
      </w:r>
      <w:r w:rsidRPr="00F82466">
        <w:t xml:space="preserve"> (GST) and the </w:t>
      </w:r>
      <w:r w:rsidRPr="00F82466">
        <w:rPr>
          <w:i/>
        </w:rPr>
        <w:t>Harmonized Sales Tax</w:t>
      </w:r>
      <w:r w:rsidRPr="00F82466">
        <w:t xml:space="preserve"> (HST), and, therefore, the Supplier shall ensure the Client is not charged GST or HST for the Services.</w:t>
      </w:r>
    </w:p>
    <w:p w14:paraId="4504634B" w14:textId="77777777" w:rsidR="00D42977" w:rsidRPr="00F82466" w:rsidRDefault="00D42977" w:rsidP="00D42977">
      <w:pPr>
        <w:pStyle w:val="ContractLevel2"/>
        <w:jc w:val="both"/>
      </w:pPr>
      <w:r w:rsidRPr="00F82466">
        <w:t xml:space="preserve">Payment by the Client for Services provided under a Subsequent Contract is subject to an appropriation being made by the Legislature of the Province of Saskatchewan for those Services in the fiscal year of the Client in which the liability to pay arises, as specified in subsection 33(2) of </w:t>
      </w:r>
      <w:r w:rsidRPr="00F82466">
        <w:rPr>
          <w:i/>
        </w:rPr>
        <w:t>The Financial Administration Act, 1993</w:t>
      </w:r>
      <w:r w:rsidRPr="00F82466">
        <w:t xml:space="preserve"> of the Province of Saskatchewan.</w:t>
      </w:r>
    </w:p>
    <w:p w14:paraId="54621C9F" w14:textId="77777777" w:rsidR="00D42977" w:rsidRPr="00F82466" w:rsidRDefault="00D42977" w:rsidP="00D42977">
      <w:pPr>
        <w:pStyle w:val="ContractLevel1"/>
        <w:jc w:val="both"/>
      </w:pPr>
      <w:r w:rsidRPr="00F82466">
        <w:t>Confidentiality</w:t>
      </w:r>
    </w:p>
    <w:p w14:paraId="52F0DA93" w14:textId="77777777" w:rsidR="00D42977" w:rsidRPr="00F82466" w:rsidRDefault="00D42977" w:rsidP="00D42977">
      <w:pPr>
        <w:pStyle w:val="ContractLevel2"/>
        <w:jc w:val="both"/>
      </w:pPr>
      <w:r w:rsidRPr="00F82466">
        <w:t xml:space="preserve">All information, documents, data, software and other Client information or Supplier information as the case may be, including but not limited to passwords and “personal information” within the meaning of </w:t>
      </w:r>
      <w:r w:rsidRPr="00F82466">
        <w:rPr>
          <w:i/>
        </w:rPr>
        <w:t>The Freedom of Information and Protection of Privacy Act</w:t>
      </w:r>
      <w:r w:rsidRPr="00F82466">
        <w:t xml:space="preserve"> (Saskatchewan) and “personal health information” within the meaning of </w:t>
      </w:r>
      <w:r w:rsidRPr="00F82466">
        <w:rPr>
          <w:i/>
        </w:rPr>
        <w:t>The Health Information Protection Act</w:t>
      </w:r>
      <w:r w:rsidRPr="00F82466">
        <w:t xml:space="preserve"> (Saskatchewan), whether in paper, electronic or other form (the “</w:t>
      </w:r>
      <w:r w:rsidRPr="00F82466">
        <w:rPr>
          <w:b/>
        </w:rPr>
        <w:t>Confidential Information</w:t>
      </w:r>
      <w:r w:rsidRPr="00F82466">
        <w:t>”) which is provided to or obtained by one party from the other party in the course of performing Services shall be treated and maintained by the receiving party as confidential.</w:t>
      </w:r>
      <w:r>
        <w:t xml:space="preserve"> </w:t>
      </w:r>
      <w:r w:rsidRPr="00F82466">
        <w:t>Each party shall safeguard the Confidential Information of the other using the same standard or care, but not less than a reasonable standard of care, the party uses to protect its own Confidential Information and materials.</w:t>
      </w:r>
      <w:r>
        <w:t xml:space="preserve"> </w:t>
      </w:r>
      <w:r w:rsidRPr="00F82466">
        <w:t>A party shall not disclose the Confidential Information of the other except for the following:</w:t>
      </w:r>
    </w:p>
    <w:p w14:paraId="7CFE18EF" w14:textId="77777777" w:rsidR="00D42977" w:rsidRPr="00F82466" w:rsidRDefault="00D42977" w:rsidP="00D42977">
      <w:pPr>
        <w:pStyle w:val="ContractLevel3"/>
        <w:jc w:val="both"/>
      </w:pPr>
      <w:r w:rsidRPr="00F82466">
        <w:lastRenderedPageBreak/>
        <w:t>As required to provide Services, and then only in accordance with the remaining terms herein;</w:t>
      </w:r>
    </w:p>
    <w:p w14:paraId="3B0F795E" w14:textId="77777777" w:rsidR="00D42977" w:rsidRPr="00F82466" w:rsidRDefault="00D42977" w:rsidP="00D42977">
      <w:pPr>
        <w:pStyle w:val="ContractLevel3"/>
        <w:jc w:val="both"/>
      </w:pPr>
      <w:r w:rsidRPr="00F82466">
        <w:t>With the prior written consent of the disclosing party; and</w:t>
      </w:r>
    </w:p>
    <w:p w14:paraId="5BAFDE64" w14:textId="77777777" w:rsidR="00D42977" w:rsidRPr="00F82466" w:rsidRDefault="00D42977" w:rsidP="00D42977">
      <w:pPr>
        <w:pStyle w:val="ContractLevel3"/>
        <w:jc w:val="both"/>
      </w:pPr>
      <w:r w:rsidRPr="00F82466">
        <w:t>Where necessary to comply with any applicable statute, order, demand, warrant or any other document purporting to compel by law (in Canada or elsewhere in the World), or other law requiring such disclosure, including to obtain legal advice in relation thereto.</w:t>
      </w:r>
    </w:p>
    <w:p w14:paraId="04F39AF7" w14:textId="77777777" w:rsidR="00D42977" w:rsidRPr="00F82466" w:rsidRDefault="00D42977" w:rsidP="00D42977">
      <w:pPr>
        <w:pStyle w:val="ContractLevel2"/>
        <w:jc w:val="both"/>
      </w:pPr>
      <w:r w:rsidRPr="00F82466">
        <w:t>If the receiving party is required to disclose Confidential Information of the other party pursuant to Subsection 4.1.3, the receiving party shall immediately report such requirement to the other party.</w:t>
      </w:r>
    </w:p>
    <w:p w14:paraId="108CBA25" w14:textId="77777777" w:rsidR="00D42977" w:rsidRPr="00F82466" w:rsidRDefault="00D42977" w:rsidP="00D42977">
      <w:pPr>
        <w:pStyle w:val="ContractLevel2"/>
        <w:jc w:val="both"/>
      </w:pPr>
      <w:r w:rsidRPr="00F82466">
        <w:t>The Supplier or Client, as applicable, shall, as soon as possible, report to the other party if it becomes aware of, or suspects that:</w:t>
      </w:r>
    </w:p>
    <w:p w14:paraId="01CDCAB4" w14:textId="77777777" w:rsidR="00D42977" w:rsidRPr="00F82466" w:rsidRDefault="00D42977" w:rsidP="00D42977">
      <w:pPr>
        <w:pStyle w:val="ContractLevel3"/>
        <w:jc w:val="both"/>
      </w:pPr>
      <w:r w:rsidRPr="00F82466">
        <w:t>there has been a breach of a provision of this Article 4.0, or</w:t>
      </w:r>
    </w:p>
    <w:p w14:paraId="4EE603C7" w14:textId="77777777" w:rsidR="00D42977" w:rsidRPr="00F82466" w:rsidRDefault="00D42977" w:rsidP="00D42977">
      <w:pPr>
        <w:pStyle w:val="ContractLevel3"/>
        <w:jc w:val="both"/>
      </w:pPr>
      <w:r w:rsidRPr="00F82466">
        <w:t>the confidentiality of the Confidential Information has been compromised.</w:t>
      </w:r>
    </w:p>
    <w:p w14:paraId="692BBF76" w14:textId="77777777" w:rsidR="00D42977" w:rsidRPr="00F82466" w:rsidRDefault="00D42977" w:rsidP="00D42977">
      <w:pPr>
        <w:pStyle w:val="ContractLevel2"/>
        <w:jc w:val="both"/>
      </w:pPr>
      <w:r w:rsidRPr="00F82466">
        <w:t>Section 4.1 imposes no obligation upon a receiving party with respect to information which has the following characteristics:</w:t>
      </w:r>
    </w:p>
    <w:p w14:paraId="4E5CFE5D" w14:textId="77777777" w:rsidR="00D42977" w:rsidRPr="00F82466" w:rsidRDefault="00D42977" w:rsidP="00D42977">
      <w:pPr>
        <w:pStyle w:val="ContractLevel3"/>
        <w:jc w:val="both"/>
      </w:pPr>
      <w:r w:rsidRPr="00F82466">
        <w:t>was known to the receiving party before receipt from the disclosing party;</w:t>
      </w:r>
    </w:p>
    <w:p w14:paraId="60971039" w14:textId="77777777" w:rsidR="00D42977" w:rsidRPr="00F82466" w:rsidRDefault="00D42977" w:rsidP="00D42977">
      <w:pPr>
        <w:pStyle w:val="ContractLevel3"/>
        <w:jc w:val="both"/>
      </w:pPr>
      <w:r w:rsidRPr="00F82466">
        <w:t>is or becomes publicly available through no fault of the receiving party;</w:t>
      </w:r>
    </w:p>
    <w:p w14:paraId="1E563DC4" w14:textId="77777777" w:rsidR="00D42977" w:rsidRPr="00F82466" w:rsidRDefault="00D42977" w:rsidP="00D42977">
      <w:pPr>
        <w:pStyle w:val="ContractLevel3"/>
        <w:jc w:val="both"/>
      </w:pPr>
      <w:r w:rsidRPr="00F82466">
        <w:t>is rightfully received by the receiving party from a third party without a duty of confidentiality;</w:t>
      </w:r>
    </w:p>
    <w:p w14:paraId="6D8C409F" w14:textId="77777777" w:rsidR="00D42977" w:rsidRPr="00F82466" w:rsidRDefault="00D42977" w:rsidP="00D42977">
      <w:pPr>
        <w:pStyle w:val="ContractLevel3"/>
        <w:jc w:val="both"/>
      </w:pPr>
      <w:r w:rsidRPr="00F82466">
        <w:t>is disclosed by the disclosing party to a third party without a duty of confidentiality on the third party;</w:t>
      </w:r>
    </w:p>
    <w:p w14:paraId="38980B59" w14:textId="77777777" w:rsidR="00D42977" w:rsidRPr="00F82466" w:rsidRDefault="00D42977" w:rsidP="00D42977">
      <w:pPr>
        <w:pStyle w:val="ContractLevel3"/>
        <w:jc w:val="both"/>
      </w:pPr>
      <w:r w:rsidRPr="00F82466">
        <w:t>is independently developed by the receiving party without a breach of this MTC including the Schedule(s) hereunder; or</w:t>
      </w:r>
    </w:p>
    <w:p w14:paraId="3BF82B46" w14:textId="77777777" w:rsidR="00D42977" w:rsidRPr="00F82466" w:rsidRDefault="00D42977" w:rsidP="00D42977">
      <w:pPr>
        <w:pStyle w:val="ContractLevel3"/>
        <w:jc w:val="both"/>
      </w:pPr>
      <w:r w:rsidRPr="00F82466">
        <w:t>is disclosed by the receiving party with the disclosing party’s prior written approval.</w:t>
      </w:r>
    </w:p>
    <w:p w14:paraId="3AA10362" w14:textId="77777777" w:rsidR="00D42977" w:rsidRPr="00F82466" w:rsidRDefault="00D42977" w:rsidP="00D42977">
      <w:pPr>
        <w:pStyle w:val="ContractLevel2"/>
        <w:jc w:val="both"/>
      </w:pPr>
      <w:r w:rsidRPr="00F82466">
        <w:t xml:space="preserve">The Supplier shall conform to ISO 27002:2013 </w:t>
      </w:r>
      <w:r w:rsidRPr="00F82466">
        <w:rPr>
          <w:i/>
        </w:rPr>
        <w:t xml:space="preserve">Information technology – Security techniques – Code of practice for information security controls </w:t>
      </w:r>
      <w:r w:rsidRPr="00F82466">
        <w:t xml:space="preserve">(as superseded or amended from time to time), or an equivalent code of practice for information security policy and controls. </w:t>
      </w:r>
    </w:p>
    <w:p w14:paraId="4E0B901B" w14:textId="77777777" w:rsidR="00D42977" w:rsidRPr="00F82466" w:rsidRDefault="00D42977" w:rsidP="00D42977">
      <w:pPr>
        <w:pStyle w:val="ContractLevel2"/>
        <w:jc w:val="both"/>
      </w:pPr>
      <w:r w:rsidRPr="00F82466">
        <w:t>The Supplier, its contractors and subcontractors, and Supplier-engaged third parties shall be subject to the same electronic monitoring as government employees while on the Client’s premises.</w:t>
      </w:r>
      <w:r>
        <w:t xml:space="preserve"> </w:t>
      </w:r>
      <w:r w:rsidRPr="00F82466">
        <w:t>Confidential Information of the Client shall only be removed from the Client’s premises by the Supplier if, and to the extent necessary to perform the Services, and only with the prior knowledge and written consent of the Client.</w:t>
      </w:r>
    </w:p>
    <w:p w14:paraId="2CA43CEB" w14:textId="77777777" w:rsidR="00D42977" w:rsidRPr="00F82466" w:rsidRDefault="00D42977" w:rsidP="00D42977">
      <w:pPr>
        <w:pStyle w:val="ContractLevel2"/>
        <w:jc w:val="both"/>
      </w:pPr>
      <w:r w:rsidRPr="00F82466">
        <w:t>The Supplier shall use the Client’s Confidential Information only for the purpose of providing the Services for which the Confidential Information was provided.</w:t>
      </w:r>
      <w:r>
        <w:t xml:space="preserve"> </w:t>
      </w:r>
      <w:r w:rsidRPr="00F82466">
        <w:t>Each party shall only divulge the Confidential Information of the other to those of its officers and employees who require such information.</w:t>
      </w:r>
      <w:r>
        <w:t xml:space="preserve"> </w:t>
      </w:r>
      <w:r w:rsidRPr="00F82466">
        <w:t>The receiving party shall ensure that such officers and employees are aware of the general nature of and requirement to comply with the provisions of this Article 4.0.</w:t>
      </w:r>
      <w:r>
        <w:t xml:space="preserve"> </w:t>
      </w:r>
      <w:r w:rsidRPr="00F82466">
        <w:t>The Supplier shall obtain the Client’s prior written consent to any disclosure to contractors, subcontractors or Supplier-engaged third parties</w:t>
      </w:r>
      <w:r w:rsidRPr="00F82466" w:rsidDel="000B0B0D">
        <w:t xml:space="preserve"> </w:t>
      </w:r>
      <w:r w:rsidRPr="00F82466">
        <w:t xml:space="preserve">necessary to perform the </w:t>
      </w:r>
      <w:r w:rsidRPr="00F82466">
        <w:lastRenderedPageBreak/>
        <w:t>Services.</w:t>
      </w:r>
      <w:r>
        <w:t xml:space="preserve"> </w:t>
      </w:r>
      <w:r w:rsidRPr="00F82466">
        <w:t>Before any disclosure, such contractors, subcontractors and Supplier-engaged third parties</w:t>
      </w:r>
      <w:r w:rsidRPr="00F82466" w:rsidDel="00661514">
        <w:t xml:space="preserve"> </w:t>
      </w:r>
      <w:r w:rsidRPr="00F82466">
        <w:t>must provide a written agreement in favour of the Supplier and the Client, in a form satisfactory to the Client, under which the contractors, subcontractors and Supplier-engaged third parties</w:t>
      </w:r>
      <w:r w:rsidRPr="00F82466" w:rsidDel="00661514">
        <w:t xml:space="preserve"> </w:t>
      </w:r>
      <w:r w:rsidRPr="00F82466">
        <w:t>(as the case may be), agree to be bound by the obligations contained in this Article 4.0 applicable to the Supplier.</w:t>
      </w:r>
    </w:p>
    <w:p w14:paraId="33C1C66F" w14:textId="77777777" w:rsidR="00D42977" w:rsidRPr="00F82466" w:rsidRDefault="00D42977" w:rsidP="00D42977">
      <w:pPr>
        <w:pStyle w:val="ContractLevel2"/>
        <w:jc w:val="both"/>
      </w:pPr>
      <w:r w:rsidRPr="00F82466">
        <w:t>The Supplier shall not, without the prior written consent of the Client, process, store</w:t>
      </w:r>
      <w:r>
        <w:t>,</w:t>
      </w:r>
      <w:r w:rsidRPr="00F82466">
        <w:t xml:space="preserve"> or transmit the Confidential Information of the Client in or to a country other than Canada.</w:t>
      </w:r>
      <w:r>
        <w:t xml:space="preserve"> </w:t>
      </w:r>
      <w:r w:rsidRPr="00F82466">
        <w:t>For greater certainty, the execution of this MTC does not constitute prior consent.</w:t>
      </w:r>
    </w:p>
    <w:p w14:paraId="2BE6599B" w14:textId="77777777" w:rsidR="00D42977" w:rsidRPr="00F82466" w:rsidRDefault="00D42977" w:rsidP="00D42977">
      <w:pPr>
        <w:pStyle w:val="ContractLevel2"/>
        <w:tabs>
          <w:tab w:val="num" w:pos="360"/>
        </w:tabs>
        <w:ind w:left="360" w:hanging="360"/>
        <w:jc w:val="both"/>
      </w:pPr>
      <w:r w:rsidRPr="00F82466">
        <w:t xml:space="preserve">Where required by the Client, the Supplier shall restrict access to Confidential Information through encryption approved in writing in advance by the Client. </w:t>
      </w:r>
    </w:p>
    <w:p w14:paraId="3F085B83" w14:textId="77777777" w:rsidR="00D42977" w:rsidRPr="00F82466" w:rsidRDefault="00D42977" w:rsidP="00D42977">
      <w:pPr>
        <w:pStyle w:val="ContractLevel2"/>
        <w:tabs>
          <w:tab w:val="num" w:pos="360"/>
        </w:tabs>
        <w:ind w:left="360" w:hanging="360"/>
        <w:jc w:val="both"/>
      </w:pPr>
      <w:r w:rsidRPr="00F82466">
        <w:t>At the end of the applicable Subsequent Contract, the Supplier shall immediately return to the Client all Confidential Information of the Client, except to the extent that the Client agrees in writing to the destruction by the Supplier of any of the Confidential Information of the Client, in which case the Supplier shall confirm in writing to the Client that such Confidential Information has been destroyed as soon as the Confidential Information is no longer required by the Supplier to provide the Services.</w:t>
      </w:r>
    </w:p>
    <w:p w14:paraId="3EAB8004" w14:textId="77777777" w:rsidR="00D42977" w:rsidRPr="00F82466" w:rsidRDefault="00D42977" w:rsidP="00D42977">
      <w:pPr>
        <w:pStyle w:val="ContractLevel2"/>
        <w:tabs>
          <w:tab w:val="num" w:pos="360"/>
        </w:tabs>
        <w:ind w:left="360" w:hanging="360"/>
        <w:jc w:val="both"/>
      </w:pPr>
      <w:r w:rsidRPr="00F82466">
        <w:t xml:space="preserve">Notwithstanding the foregoing, and subject to its compliance with the obligations herein and applicable law, the Supplier shall be entitled to retain (and therefore shall not be obligated to return, purge or destroy) all of its derivative information (“derivative information” meaning those records, notes, analyses, models and studies that are derived by Supplier from inspection or evaluation of the Confidential Information) other than “personal information” within the meaning of </w:t>
      </w:r>
      <w:r w:rsidRPr="00F82466">
        <w:rPr>
          <w:i/>
        </w:rPr>
        <w:t>The Freedom of Information and Protection of Privacy Act</w:t>
      </w:r>
      <w:r w:rsidRPr="00F82466">
        <w:t xml:space="preserve"> (Saskatchewan) and “personal health information” within the meaning of </w:t>
      </w:r>
      <w:r w:rsidRPr="00F82466">
        <w:rPr>
          <w:i/>
        </w:rPr>
        <w:t>The Health Information Protection Act</w:t>
      </w:r>
      <w:r w:rsidRPr="00F82466">
        <w:t xml:space="preserve"> (Saskatchewan).</w:t>
      </w:r>
    </w:p>
    <w:p w14:paraId="545AE19C" w14:textId="77777777" w:rsidR="00D42977" w:rsidRPr="00F82466" w:rsidRDefault="00D42977" w:rsidP="00D42977">
      <w:pPr>
        <w:pStyle w:val="ContractLevel2"/>
        <w:jc w:val="both"/>
      </w:pPr>
      <w:r w:rsidRPr="00F82466">
        <w:t>Where the Services involve disposal or destruction of equipment, the Supplier shall ensure that any equipment identified for disposal is disposed of in accordance with the Government of Saskatchewan disposal policies.</w:t>
      </w:r>
    </w:p>
    <w:p w14:paraId="3D8DF470" w14:textId="77777777" w:rsidR="00D42977" w:rsidRPr="00F82466" w:rsidRDefault="00D42977" w:rsidP="00D42977">
      <w:pPr>
        <w:pStyle w:val="ContractLevel2"/>
        <w:jc w:val="both"/>
      </w:pPr>
      <w:r w:rsidRPr="00F82466">
        <w:t>The Supplier may, for the purposes of marketing, disclose the Client's name and a general description of the Services provided to the Client pursuant to a Subsequent Contract, but shall not indicate in any way that the Client endorses the Supplier's services.</w:t>
      </w:r>
    </w:p>
    <w:p w14:paraId="09E75391" w14:textId="77777777" w:rsidR="00D42977" w:rsidRPr="00F82466" w:rsidRDefault="00D42977" w:rsidP="00D42977">
      <w:pPr>
        <w:pStyle w:val="ContractLevel2"/>
        <w:jc w:val="both"/>
      </w:pPr>
      <w:r w:rsidRPr="00F82466">
        <w:t>The receiving party shall not be entitled to, and hereby waives forever any and all right to withhold any of the disclosing party’s Confidential Information from the disclosing party to enforce any alleged payment obligation or in connection with any dispute relating to the terms of this MTC, any Schedule or any other matter between the Client and the Supplier.</w:t>
      </w:r>
      <w:r>
        <w:t xml:space="preserve"> </w:t>
      </w:r>
    </w:p>
    <w:p w14:paraId="0A7DA437" w14:textId="77777777" w:rsidR="00D42977" w:rsidRPr="00F82466" w:rsidRDefault="00D42977" w:rsidP="00D42977">
      <w:pPr>
        <w:pStyle w:val="ContractLevel2"/>
        <w:jc w:val="both"/>
        <w:rPr>
          <w:szCs w:val="24"/>
        </w:rPr>
      </w:pPr>
      <w:r w:rsidRPr="00F82466">
        <w:rPr>
          <w:rFonts w:cstheme="minorHAnsi"/>
          <w:szCs w:val="24"/>
        </w:rPr>
        <w:t xml:space="preserve">The Supplier agrees to reasonably cooperate with the Client to address any concerns, questions, reviews or investigations by the Provincial Auditor for Saskatchewan pursuant to </w:t>
      </w:r>
      <w:r w:rsidRPr="00F82466">
        <w:rPr>
          <w:rFonts w:cstheme="minorHAnsi"/>
          <w:i/>
          <w:szCs w:val="24"/>
        </w:rPr>
        <w:t>The Provincial Auditor Act</w:t>
      </w:r>
      <w:r w:rsidRPr="00F82466">
        <w:rPr>
          <w:rFonts w:cstheme="minorHAnsi"/>
          <w:szCs w:val="24"/>
        </w:rPr>
        <w:t xml:space="preserve"> (Saskatchewan) or the Office of the Saskatchewan Information and Privacy Commissioner pursuant to </w:t>
      </w:r>
      <w:r w:rsidRPr="00F82466">
        <w:rPr>
          <w:rFonts w:cstheme="minorHAnsi"/>
          <w:i/>
          <w:szCs w:val="24"/>
        </w:rPr>
        <w:t>The Freedom of Information and Protection of Privacy Act</w:t>
      </w:r>
      <w:r w:rsidRPr="00F82466">
        <w:rPr>
          <w:rFonts w:cstheme="minorHAnsi"/>
          <w:szCs w:val="24"/>
        </w:rPr>
        <w:t xml:space="preserve"> (Saskatchewan) or </w:t>
      </w:r>
      <w:r w:rsidRPr="00F82466">
        <w:rPr>
          <w:rFonts w:cstheme="minorHAnsi"/>
          <w:i/>
          <w:szCs w:val="24"/>
        </w:rPr>
        <w:t>The Health Information Protection Act</w:t>
      </w:r>
      <w:r w:rsidRPr="00F82466">
        <w:rPr>
          <w:rFonts w:cstheme="minorHAnsi"/>
          <w:szCs w:val="24"/>
        </w:rPr>
        <w:t xml:space="preserve"> (Saskatchewan).</w:t>
      </w:r>
    </w:p>
    <w:p w14:paraId="111190D9" w14:textId="77777777" w:rsidR="00D42977" w:rsidRPr="00F82466" w:rsidRDefault="00D42977" w:rsidP="00D42977">
      <w:pPr>
        <w:pStyle w:val="ContractLevel2"/>
        <w:jc w:val="both"/>
      </w:pPr>
      <w:r w:rsidRPr="00F82466">
        <w:t>This Article 4.0 shall survive the expiry or termination of this MTC and any Subsequent Contract entered into hereunder.</w:t>
      </w:r>
    </w:p>
    <w:p w14:paraId="69EE9784" w14:textId="77777777" w:rsidR="00D42977" w:rsidRPr="00F82466" w:rsidRDefault="00D42977" w:rsidP="00D42977">
      <w:pPr>
        <w:pStyle w:val="ContractLevel1"/>
        <w:jc w:val="both"/>
      </w:pPr>
      <w:r w:rsidRPr="00F82466">
        <w:lastRenderedPageBreak/>
        <w:t>Indemnification and Insurance</w:t>
      </w:r>
    </w:p>
    <w:p w14:paraId="0137961F" w14:textId="77777777" w:rsidR="00D42977" w:rsidRPr="00F82466" w:rsidRDefault="00D42977" w:rsidP="00D42977">
      <w:pPr>
        <w:pStyle w:val="ContractLevel2"/>
        <w:jc w:val="both"/>
      </w:pPr>
      <w:r w:rsidRPr="00F82466">
        <w:t>The Supplier shall protect, indemnify and save harmless the Client from and against any and all costs, losses, damages, claims, demands, judgments, suits, actions, liabilities or other proceedings of any nature and kind which result from, relate to or arise out of the actions or omissions of the Supplier, its contractors, subcontractors and Supplier-engaged third parties in performing the Services as specified in each Subsequent Contract.</w:t>
      </w:r>
      <w:r>
        <w:t xml:space="preserve"> </w:t>
      </w:r>
      <w:r w:rsidRPr="00F82466">
        <w:t>Save and except for claims under Article 4.0 above and Sections 5.6 and 5.7 below, the Supplier’s cumulative liability in contract, tort or otherwise arising out of or in connection with a Subsequent Contract is limited to the Client’s actual direct damages, not to exceed, in the aggregate, the greater of: a) five (5) times the maximum amount of fees payable under the specific Subsequent Contract which gave rise to the claim; or b) $5,000,000.00.</w:t>
      </w:r>
      <w:r>
        <w:t xml:space="preserve"> </w:t>
      </w:r>
    </w:p>
    <w:p w14:paraId="4C86DDB5" w14:textId="77777777" w:rsidR="00D42977" w:rsidRPr="00F82466" w:rsidRDefault="00D42977" w:rsidP="00D42977">
      <w:pPr>
        <w:pStyle w:val="ContractLevel2"/>
        <w:jc w:val="both"/>
      </w:pPr>
      <w:r w:rsidRPr="00F82466">
        <w:t>Prior to commencing the Services, the Supplier shall obtain, and maintain in force for the duration of the Services, the following insurance in a form satisfactory to the Client:</w:t>
      </w:r>
    </w:p>
    <w:p w14:paraId="6CF4364E" w14:textId="77777777" w:rsidR="00D42977" w:rsidRPr="00F82466" w:rsidRDefault="00D42977" w:rsidP="00D42977">
      <w:pPr>
        <w:pStyle w:val="ContractLevel3"/>
        <w:jc w:val="both"/>
      </w:pPr>
      <w:r w:rsidRPr="00F82466">
        <w:t>Commercial general liability insurance, on an occurrence basis form, including but not limited to: premises operations, broad form property damage, products/completed operations, contractual liability, independent contractors, and personal injury, with limits of not less than $5,000,000 combined single limit per occurrence;</w:t>
      </w:r>
      <w:r>
        <w:t xml:space="preserve"> </w:t>
      </w:r>
    </w:p>
    <w:p w14:paraId="6FD43390" w14:textId="77777777" w:rsidR="00D42977" w:rsidRPr="00F82466" w:rsidRDefault="00D42977" w:rsidP="00D42977">
      <w:pPr>
        <w:pStyle w:val="ContractLevel3"/>
        <w:jc w:val="both"/>
      </w:pPr>
      <w:r w:rsidRPr="00F82466">
        <w:t>Automobile liability insurance, covering all owned, non-owned, leased and hired vehicles in an amount not less than $2,000,000 per occurrence;</w:t>
      </w:r>
    </w:p>
    <w:p w14:paraId="3ACB0470" w14:textId="77777777" w:rsidR="00D42977" w:rsidRPr="00F82466" w:rsidRDefault="00D42977" w:rsidP="00D42977">
      <w:pPr>
        <w:pStyle w:val="ContractLevel3"/>
        <w:jc w:val="both"/>
      </w:pPr>
      <w:r w:rsidRPr="00F82466">
        <w:t>Professional liability insurance covering actual or alleged acts, errors or omissions committed by the Supplier arising out of the performance of the Services with limits of</w:t>
      </w:r>
      <w:r>
        <w:t xml:space="preserve"> </w:t>
      </w:r>
      <w:r w:rsidRPr="00F82466">
        <w:t>not less than $2,000,000 combined single limit per occurrence.</w:t>
      </w:r>
      <w:r>
        <w:t xml:space="preserve"> </w:t>
      </w:r>
      <w:r w:rsidRPr="00F82466">
        <w:t>The policy coverage shall also extend to include personal injury, bodily injury and property damage from the performance of the Services; and</w:t>
      </w:r>
    </w:p>
    <w:p w14:paraId="19761089" w14:textId="77777777" w:rsidR="00D42977" w:rsidRPr="00F82466" w:rsidRDefault="00D42977" w:rsidP="00D42977">
      <w:pPr>
        <w:pStyle w:val="ContractLevel3"/>
        <w:jc w:val="both"/>
      </w:pPr>
      <w:r w:rsidRPr="00F82466">
        <w:t>Computer security and privacy liability covering actual or alleged acts, errors or omissions committed by the Supplier arising out of the performance of the Services with limits of not less than $2,000,000 combined single limit per occurrence.</w:t>
      </w:r>
      <w:r>
        <w:t xml:space="preserve"> </w:t>
      </w:r>
      <w:r w:rsidRPr="00F82466">
        <w:t>The policy shall also extend to include the intentional, fraudulent or criminal acts of the Supplier, its contractors, subcontractors or Supplier-engaged third parties.</w:t>
      </w:r>
      <w:r>
        <w:t xml:space="preserve"> </w:t>
      </w:r>
      <w:r w:rsidRPr="00F82466">
        <w:t>The policy shall expressly provide, but not be limited to, coverage for the following perils:</w:t>
      </w:r>
    </w:p>
    <w:p w14:paraId="6165150F" w14:textId="77777777" w:rsidR="00D42977" w:rsidRPr="00F82466" w:rsidRDefault="00D42977" w:rsidP="00D42977">
      <w:pPr>
        <w:pStyle w:val="ContractLevel3"/>
        <w:numPr>
          <w:ilvl w:val="0"/>
          <w:numId w:val="8"/>
        </w:numPr>
        <w:tabs>
          <w:tab w:val="num" w:pos="720"/>
        </w:tabs>
        <w:ind w:left="720" w:hanging="720"/>
        <w:jc w:val="both"/>
      </w:pPr>
      <w:r w:rsidRPr="00F82466">
        <w:t>Unauthorized use/access of a computer system;</w:t>
      </w:r>
    </w:p>
    <w:p w14:paraId="7DE5D09D" w14:textId="77777777" w:rsidR="00D42977" w:rsidRPr="00F82466" w:rsidRDefault="00D42977" w:rsidP="00D42977">
      <w:pPr>
        <w:pStyle w:val="ContractLevel3"/>
        <w:numPr>
          <w:ilvl w:val="0"/>
          <w:numId w:val="8"/>
        </w:numPr>
        <w:tabs>
          <w:tab w:val="num" w:pos="720"/>
        </w:tabs>
        <w:ind w:left="720" w:hanging="720"/>
        <w:jc w:val="both"/>
      </w:pPr>
      <w:r w:rsidRPr="00F82466">
        <w:t>Defense of any regulatory action involving a breach of privacy;</w:t>
      </w:r>
    </w:p>
    <w:p w14:paraId="74811403" w14:textId="77777777" w:rsidR="00D42977" w:rsidRPr="00F82466" w:rsidRDefault="00D42977" w:rsidP="00D42977">
      <w:pPr>
        <w:pStyle w:val="ContractLevel3"/>
        <w:numPr>
          <w:ilvl w:val="0"/>
          <w:numId w:val="8"/>
        </w:numPr>
        <w:tabs>
          <w:tab w:val="num" w:pos="720"/>
        </w:tabs>
        <w:ind w:left="720" w:hanging="720"/>
        <w:jc w:val="both"/>
      </w:pPr>
      <w:r w:rsidRPr="00F82466">
        <w:t>Failure to protect confidential information (personal and commercial information) from disclosure; and</w:t>
      </w:r>
    </w:p>
    <w:p w14:paraId="16E9B665" w14:textId="77777777" w:rsidR="00D42977" w:rsidRPr="00F82466" w:rsidRDefault="00D42977" w:rsidP="00D42977">
      <w:pPr>
        <w:pStyle w:val="ContractLevel3"/>
        <w:numPr>
          <w:ilvl w:val="0"/>
          <w:numId w:val="8"/>
        </w:numPr>
        <w:tabs>
          <w:tab w:val="num" w:pos="720"/>
        </w:tabs>
        <w:ind w:left="720" w:hanging="720"/>
        <w:jc w:val="both"/>
      </w:pPr>
      <w:r w:rsidRPr="00F82466">
        <w:t>Notification costs, whether or not required by statute.</w:t>
      </w:r>
    </w:p>
    <w:p w14:paraId="1F070B8C" w14:textId="77777777" w:rsidR="00D42977" w:rsidRPr="00F82466" w:rsidRDefault="00D42977" w:rsidP="00D42977">
      <w:pPr>
        <w:pStyle w:val="ContractLevel2"/>
        <w:jc w:val="both"/>
      </w:pPr>
      <w:r w:rsidRPr="00F82466">
        <w:t>The Supplier’s insurance policies required under Section 5.3 shall:</w:t>
      </w:r>
    </w:p>
    <w:p w14:paraId="6C52BEF1" w14:textId="77777777" w:rsidR="00D42977" w:rsidRPr="00F82466" w:rsidRDefault="00D42977" w:rsidP="00D42977">
      <w:pPr>
        <w:pStyle w:val="ContractLevel2"/>
        <w:numPr>
          <w:ilvl w:val="0"/>
          <w:numId w:val="9"/>
        </w:numPr>
        <w:ind w:left="495" w:hanging="495"/>
        <w:jc w:val="both"/>
      </w:pPr>
      <w:r w:rsidRPr="00F82466">
        <w:t>be issued by carriers with A.M. Best solvency ratings of at least A-;</w:t>
      </w:r>
    </w:p>
    <w:p w14:paraId="3D740F86" w14:textId="77777777" w:rsidR="00D42977" w:rsidRPr="00F82466" w:rsidRDefault="00D42977" w:rsidP="00D42977">
      <w:pPr>
        <w:pStyle w:val="ContractLevel2"/>
        <w:numPr>
          <w:ilvl w:val="0"/>
          <w:numId w:val="9"/>
        </w:numPr>
        <w:ind w:left="495" w:hanging="495"/>
        <w:jc w:val="both"/>
      </w:pPr>
      <w:r w:rsidRPr="00F82466">
        <w:lastRenderedPageBreak/>
        <w:t xml:space="preserve">be primary and non-contributory to any other policies with respect to the Supplier’s operations; </w:t>
      </w:r>
    </w:p>
    <w:p w14:paraId="288457C8" w14:textId="77777777" w:rsidR="00D42977" w:rsidRPr="00F82466" w:rsidRDefault="00D42977" w:rsidP="00D42977">
      <w:pPr>
        <w:pStyle w:val="ContractLevel2"/>
        <w:numPr>
          <w:ilvl w:val="0"/>
          <w:numId w:val="9"/>
        </w:numPr>
        <w:ind w:left="495" w:hanging="495"/>
        <w:jc w:val="both"/>
      </w:pPr>
      <w:r w:rsidRPr="00F82466">
        <w:t>with the exception of automobile liability insurance, provide a waiver of subrogation that the underwriters will waive all rights of recovery, under subrogation or otherwise, against the Client;</w:t>
      </w:r>
    </w:p>
    <w:p w14:paraId="78284DCC" w14:textId="77777777" w:rsidR="00D42977" w:rsidRPr="00F82466" w:rsidRDefault="00D42977" w:rsidP="00D42977">
      <w:pPr>
        <w:pStyle w:val="ContractLevel2"/>
        <w:numPr>
          <w:ilvl w:val="0"/>
          <w:numId w:val="9"/>
        </w:numPr>
        <w:ind w:left="495" w:hanging="495"/>
        <w:jc w:val="both"/>
      </w:pPr>
      <w:r w:rsidRPr="00F82466">
        <w:t>list the Client, using the legal name of “H</w:t>
      </w:r>
      <w:r>
        <w:t>is</w:t>
      </w:r>
      <w:r w:rsidRPr="00F82466">
        <w:t xml:space="preserve"> Majesty the </w:t>
      </w:r>
      <w:r>
        <w:t>King</w:t>
      </w:r>
      <w:r w:rsidRPr="00F82466">
        <w:t xml:space="preserve"> in Right of Saskatchewan as Represented by the Minister of </w:t>
      </w:r>
      <w:r>
        <w:t>SaskBuilds and Procurement</w:t>
      </w:r>
      <w:r w:rsidRPr="00F82466">
        <w:t>” as an additional insured to the policies; and</w:t>
      </w:r>
    </w:p>
    <w:p w14:paraId="3D3D8984" w14:textId="77777777" w:rsidR="00D42977" w:rsidRPr="00F82466" w:rsidRDefault="00D42977" w:rsidP="00D42977">
      <w:pPr>
        <w:pStyle w:val="ContractLevel2"/>
        <w:numPr>
          <w:ilvl w:val="0"/>
          <w:numId w:val="9"/>
        </w:numPr>
        <w:ind w:left="495" w:hanging="495"/>
        <w:jc w:val="both"/>
      </w:pPr>
      <w:r w:rsidRPr="00F82466">
        <w:t>in no way contain provision(s) that would prevent, preclude or exclude a claim brought forward by the Client.</w:t>
      </w:r>
    </w:p>
    <w:p w14:paraId="7CD150E9" w14:textId="77777777" w:rsidR="00D42977" w:rsidRPr="00F82466" w:rsidRDefault="00D42977" w:rsidP="00D42977">
      <w:pPr>
        <w:pStyle w:val="ContractLevel2"/>
        <w:jc w:val="both"/>
      </w:pPr>
      <w:bookmarkStart w:id="5" w:name="_Ref232562682"/>
      <w:r w:rsidRPr="00F82466">
        <w:t>Upon execution of this MTC, and at the time of any change or renewal to any of its policies required hereunder, the Supplier shall submit or cause to be submitted to the Client certified certificates of insurance evidencing the insurance coverages and other requirements per this Article 5.0.</w:t>
      </w:r>
      <w:r>
        <w:t xml:space="preserve"> </w:t>
      </w:r>
      <w:r w:rsidRPr="00F82466">
        <w:t>In addition, the Supplier shall provide proof of such insurances within five (5) business days if and whenever requested by the Client.</w:t>
      </w:r>
    </w:p>
    <w:p w14:paraId="0519F12F" w14:textId="77777777" w:rsidR="00D42977" w:rsidRPr="00F82466" w:rsidRDefault="00D42977" w:rsidP="00D42977">
      <w:pPr>
        <w:pStyle w:val="ContractLevel2"/>
        <w:jc w:val="both"/>
      </w:pPr>
      <w:r w:rsidRPr="00F82466">
        <w:t xml:space="preserve">Should the Supplier engage any contractors, subcontractors, and any Supplier-engaged third party to carry out the performance of any part of the obligations under this MTC or a Subsequent Contract, the Supplier shall either: </w:t>
      </w:r>
    </w:p>
    <w:p w14:paraId="4F465956" w14:textId="77777777" w:rsidR="00D42977" w:rsidRPr="00F82466" w:rsidRDefault="00D42977" w:rsidP="00D42977">
      <w:pPr>
        <w:pStyle w:val="ContractLevel2"/>
        <w:numPr>
          <w:ilvl w:val="0"/>
          <w:numId w:val="11"/>
        </w:numPr>
        <w:ind w:left="720" w:hanging="720"/>
        <w:jc w:val="both"/>
      </w:pPr>
      <w:r w:rsidRPr="00F82466">
        <w:t>cause those contractors, subcontractors and Supplier-engaged third parties to obtain and maintain the same insurance as required by the Supplier under this MTC; or</w:t>
      </w:r>
    </w:p>
    <w:p w14:paraId="58DE1A19" w14:textId="77777777" w:rsidR="00D42977" w:rsidRPr="00F82466" w:rsidRDefault="00D42977" w:rsidP="00D42977">
      <w:pPr>
        <w:pStyle w:val="ContractLevel2"/>
        <w:numPr>
          <w:ilvl w:val="0"/>
          <w:numId w:val="11"/>
        </w:numPr>
        <w:ind w:left="720" w:hanging="720"/>
        <w:jc w:val="both"/>
      </w:pPr>
      <w:r w:rsidRPr="00F82466">
        <w:t>obtain and maintain insurance which covers those contractors, subcontractors and Supplier-engaged third parties to the same extent the Supplier is required to be covered under this MTC.</w:t>
      </w:r>
    </w:p>
    <w:p w14:paraId="5B9C1376" w14:textId="77777777" w:rsidR="00D42977" w:rsidRPr="00F82466" w:rsidRDefault="00D42977" w:rsidP="00D42977">
      <w:pPr>
        <w:pStyle w:val="ContractLevel2"/>
        <w:jc w:val="both"/>
      </w:pPr>
      <w:r w:rsidRPr="00F82466">
        <w:t>The Supplier shall protect, indemnify and save harmless the Client from and against all any and all costs, losses, damages, claims, demands, judgments,</w:t>
      </w:r>
      <w:r>
        <w:t xml:space="preserve"> </w:t>
      </w:r>
      <w:r w:rsidRPr="00F82466">
        <w:t>suits, actions, liabilities or other proceedings of any nature and kind which result from, relate to or arise out of:</w:t>
      </w:r>
      <w:bookmarkEnd w:id="5"/>
    </w:p>
    <w:p w14:paraId="0DA382AB" w14:textId="77777777" w:rsidR="00D42977" w:rsidRPr="00F82466" w:rsidRDefault="00D42977" w:rsidP="00D42977">
      <w:pPr>
        <w:pStyle w:val="ContractLevel3"/>
        <w:jc w:val="both"/>
      </w:pPr>
      <w:r w:rsidRPr="00F82466">
        <w:t>any actual or alleged infringement of any Intellectual Property arising from the receipt of the Services, the use or possession of any Deliverable, or any part thereof, subject to the following conditions:</w:t>
      </w:r>
    </w:p>
    <w:p w14:paraId="54D883B5" w14:textId="77777777" w:rsidR="00D42977" w:rsidRPr="00F82466" w:rsidRDefault="00D42977" w:rsidP="00D42977">
      <w:pPr>
        <w:pStyle w:val="ContractLevel4"/>
        <w:jc w:val="both"/>
      </w:pPr>
      <w:r w:rsidRPr="00F82466">
        <w:t>the Client shall promptly notify the Supplier in writing of any alleged infringement of which the Client receives notice;</w:t>
      </w:r>
    </w:p>
    <w:p w14:paraId="11418954" w14:textId="77777777" w:rsidR="00D42977" w:rsidRPr="00F82466" w:rsidRDefault="00D42977" w:rsidP="00D42977">
      <w:pPr>
        <w:pStyle w:val="ContractLevel4"/>
        <w:jc w:val="both"/>
      </w:pPr>
      <w:r w:rsidRPr="00F82466">
        <w:t>the Client must make no admissions without the Supplier’s consent and, at the Supplier’s request, shall allow the Supplier, at its expense, to conduct and settle all negotiations and litigation and give the Supplier all reasonable assistance with respect thereto;</w:t>
      </w:r>
    </w:p>
    <w:p w14:paraId="1A3E1570" w14:textId="77777777" w:rsidR="00D42977" w:rsidRPr="00F82466" w:rsidRDefault="00D42977" w:rsidP="00D42977">
      <w:pPr>
        <w:pStyle w:val="ContractLevel4"/>
        <w:jc w:val="both"/>
      </w:pPr>
      <w:r w:rsidRPr="00F82466">
        <w:t>the Supplier provided the Services or Deliverable, or the part or component thereof, which it is alleged has caused the infringement; and</w:t>
      </w:r>
    </w:p>
    <w:p w14:paraId="5AC92CD2" w14:textId="77777777" w:rsidR="00D42977" w:rsidRPr="00F82466" w:rsidRDefault="00D42977" w:rsidP="00D42977">
      <w:pPr>
        <w:pStyle w:val="ContractLevel4"/>
        <w:jc w:val="both"/>
      </w:pPr>
      <w:r w:rsidRPr="00F82466">
        <w:t>the alleged infringement was not caused by the Client’s modification of the Services or Deliverable.</w:t>
      </w:r>
    </w:p>
    <w:p w14:paraId="72C96AE6" w14:textId="77777777" w:rsidR="00D42977" w:rsidRPr="00F82466" w:rsidRDefault="00D42977" w:rsidP="00D42977">
      <w:pPr>
        <w:pStyle w:val="ContractLevel3"/>
        <w:jc w:val="both"/>
      </w:pPr>
      <w:r w:rsidRPr="00F82466">
        <w:t>the willful misconduct or negligence of the Supplier, its contractors, subcontractors, or Supplier-engaged third parties in connection with the provision of Services by the Supplier.</w:t>
      </w:r>
    </w:p>
    <w:p w14:paraId="3416E800" w14:textId="77777777" w:rsidR="00D42977" w:rsidRPr="00F82466" w:rsidRDefault="00D42977" w:rsidP="00D42977">
      <w:pPr>
        <w:pStyle w:val="ContractLevel2"/>
        <w:jc w:val="both"/>
      </w:pPr>
      <w:r w:rsidRPr="00F82466">
        <w:lastRenderedPageBreak/>
        <w:t>In the event that a Service or Deliverable, or any part thereof, is held to constitute an infringement as referred to in Section 5.6 and the use thereof is enjoined, the Supplier shall, at its expense, either:</w:t>
      </w:r>
    </w:p>
    <w:p w14:paraId="6DCF17F2" w14:textId="77777777" w:rsidR="00D42977" w:rsidRPr="00F82466" w:rsidRDefault="00D42977" w:rsidP="00D42977">
      <w:pPr>
        <w:pStyle w:val="ContractLevel3"/>
        <w:jc w:val="both"/>
      </w:pPr>
      <w:r w:rsidRPr="00F82466">
        <w:t>procure for the Client the right to continue using the Service or Deliverable or infringing parts;</w:t>
      </w:r>
    </w:p>
    <w:p w14:paraId="3CD697D9" w14:textId="77777777" w:rsidR="00D42977" w:rsidRPr="00F82466" w:rsidRDefault="00D42977" w:rsidP="00D42977">
      <w:pPr>
        <w:pStyle w:val="ContractLevel3"/>
        <w:jc w:val="both"/>
      </w:pPr>
      <w:r w:rsidRPr="00F82466">
        <w:t>replace the Service or Deliverable or infringing parts with non-infringing parts; or</w:t>
      </w:r>
    </w:p>
    <w:p w14:paraId="0F8C4045" w14:textId="77777777" w:rsidR="00D42977" w:rsidRPr="00F82466" w:rsidRDefault="00D42977" w:rsidP="00D42977">
      <w:pPr>
        <w:pStyle w:val="ContractLevel3"/>
        <w:jc w:val="both"/>
      </w:pPr>
      <w:r w:rsidRPr="00F82466">
        <w:t>modify the Service or Deliverable or infringing parts to the Client’s satisfaction so that the Service or Deliverable or infringing parts become non-infringing.</w:t>
      </w:r>
    </w:p>
    <w:p w14:paraId="128A41C7" w14:textId="77777777" w:rsidR="00D42977" w:rsidRPr="00F82466" w:rsidRDefault="00D42977" w:rsidP="00D42977">
      <w:pPr>
        <w:pStyle w:val="ContractLevel2"/>
        <w:numPr>
          <w:ilvl w:val="0"/>
          <w:numId w:val="0"/>
        </w:numPr>
        <w:ind w:left="1440"/>
        <w:jc w:val="both"/>
      </w:pPr>
      <w:r w:rsidRPr="00F82466">
        <w:t>If none of the aforementioned remedies are reasonably available</w:t>
      </w:r>
      <w:r>
        <w:t>,</w:t>
      </w:r>
      <w:r w:rsidRPr="00F82466">
        <w:t xml:space="preserve"> the Subsequent Contract may be terminated at the sole discretion of the Client.</w:t>
      </w:r>
      <w:r>
        <w:t xml:space="preserve"> </w:t>
      </w:r>
      <w:r w:rsidRPr="00F82466">
        <w:t>If the Subsequent Contract is terminated, the infringing Deliverable or part thereof shall be returned to the Supplier where possible and the Supplier shall immediately refund to the Client the amount paid for the infringing Service or Deliverable or part thereof, as applicable.</w:t>
      </w:r>
    </w:p>
    <w:p w14:paraId="5D0A374C" w14:textId="77777777" w:rsidR="00D42977" w:rsidRPr="00F82466" w:rsidRDefault="00D42977" w:rsidP="00D42977">
      <w:pPr>
        <w:pStyle w:val="NormalLevel2"/>
        <w:jc w:val="both"/>
      </w:pPr>
      <w:r w:rsidRPr="00F82466">
        <w:t>Any action taken by the Supplier under this Article 5.0 shall not detract from the performance or functionality of the Service or Deliverable.</w:t>
      </w:r>
    </w:p>
    <w:p w14:paraId="6BF84DCD" w14:textId="77777777" w:rsidR="00D42977" w:rsidRPr="00F82466" w:rsidRDefault="00D42977" w:rsidP="00D42977">
      <w:pPr>
        <w:pStyle w:val="ContractLevel2"/>
        <w:jc w:val="both"/>
      </w:pPr>
      <w:r w:rsidRPr="00F82466">
        <w:t>This Article 5.0 shall survive the expiration or termination of this MTC.</w:t>
      </w:r>
    </w:p>
    <w:p w14:paraId="2FCDA098" w14:textId="77777777" w:rsidR="00D42977" w:rsidRPr="00F82466" w:rsidRDefault="00D42977" w:rsidP="00D42977">
      <w:pPr>
        <w:pStyle w:val="ContractLevel1"/>
        <w:jc w:val="both"/>
      </w:pPr>
      <w:r w:rsidRPr="00F82466">
        <w:t>Ownership</w:t>
      </w:r>
    </w:p>
    <w:p w14:paraId="7E96A914" w14:textId="77777777" w:rsidR="00D42977" w:rsidRPr="00F82466" w:rsidRDefault="00D42977" w:rsidP="00D42977">
      <w:pPr>
        <w:pStyle w:val="ContractLevel2"/>
        <w:jc w:val="both"/>
      </w:pPr>
      <w:r w:rsidRPr="00F82466">
        <w:t>Each party retains all its rights in any Proprietary Technology that it owned or developed prior to the effective date that Services commenced under a Subsequent Contract and, in the case of the Supplier, acquires or develops thereafter other than in connection with the performance of the Services under a Subsequent Contract.</w:t>
      </w:r>
    </w:p>
    <w:p w14:paraId="74E15781" w14:textId="77777777" w:rsidR="00D42977" w:rsidRPr="00F82466" w:rsidRDefault="00D42977" w:rsidP="00D42977">
      <w:pPr>
        <w:pStyle w:val="ContractLevel2"/>
        <w:jc w:val="both"/>
      </w:pPr>
      <w:r w:rsidRPr="00F82466">
        <w:t>Any enhancements, improvements or changes developed or made to Proprietary Technology of either party in performing the Services shall be owned by the owner of the Proprietary Technology to which those enhancements, improvements or changes were developed or made.</w:t>
      </w:r>
    </w:p>
    <w:p w14:paraId="03E6D7CB" w14:textId="77777777" w:rsidR="00D42977" w:rsidRPr="00F82466" w:rsidRDefault="00D42977" w:rsidP="00D42977">
      <w:pPr>
        <w:pStyle w:val="ContractLevel2"/>
        <w:jc w:val="both"/>
      </w:pPr>
      <w:r w:rsidRPr="00F82466">
        <w:t>The Supplier hereby grants to the Client an irrevocable, fully paid, transferable, perpetual, royalty-free, non-exclusive, worldwide license to use, deal with and exploit Proprietary Technology of the Supplier (including all enhancements, improvements or changes developed or made to the Proprietary Technology of the Supplier in performing the Services) in connection with the Client’s use, dealing with and exploitation of the Deliverables for so long as such Proprietary Technology remains incorporated in the Deliverables, including rights to use, reproduce, maintain, enhance, modify, distribute, sell, transfer, license and sublicense such incorporated Proprietary Technology in conjunction with the Deliverables in which it is incorporated.</w:t>
      </w:r>
      <w:r>
        <w:t xml:space="preserve"> </w:t>
      </w:r>
      <w:r w:rsidRPr="00F82466">
        <w:t xml:space="preserve">Subject to the rights granted to the Client under this Section 6.3, the Supplier or third party (see Section 6.4), as the case may be, shall retain ownership of any such incorporated Proprietary Technology. </w:t>
      </w:r>
    </w:p>
    <w:p w14:paraId="49F137D3" w14:textId="77777777" w:rsidR="00D42977" w:rsidRPr="00F82466" w:rsidRDefault="00D42977" w:rsidP="00D42977">
      <w:pPr>
        <w:pStyle w:val="ContractLevel2"/>
        <w:jc w:val="both"/>
      </w:pPr>
      <w:r w:rsidRPr="00F82466">
        <w:t xml:space="preserve">In providing the Services, the Supplier may, without the agreement of the Client, incorporate in Deliverables Proprietary Technology of a third party if the Supplier, </w:t>
      </w:r>
      <w:r w:rsidRPr="00F82466">
        <w:lastRenderedPageBreak/>
        <w:t>prior to incorporating it into the Deliverables, causes such Proprietary Technology to be licensed by the third party to the Client under the same license terms as Section 6.3.</w:t>
      </w:r>
      <w:r>
        <w:t xml:space="preserve"> </w:t>
      </w:r>
    </w:p>
    <w:p w14:paraId="45F77284" w14:textId="77777777" w:rsidR="00D42977" w:rsidRPr="00F82466" w:rsidRDefault="00D42977" w:rsidP="00D42977">
      <w:pPr>
        <w:pStyle w:val="ContractLevel2"/>
        <w:jc w:val="both"/>
      </w:pPr>
      <w:r w:rsidRPr="00F82466">
        <w:t>Subject to any rights of the Supplier or third parties as provided for in this Article 6.0, upon payment for Services, all right, title and interest in and to all Deliverables, including all Intellectual Property therein, resulting from such Services shall vest in and be the exclusive property of the Client.</w:t>
      </w:r>
      <w:r>
        <w:t xml:space="preserve"> </w:t>
      </w:r>
      <w:r w:rsidRPr="00F82466">
        <w:t xml:space="preserve">The Supplier shall, and cause its contractors, subcontractors or Supplier-engaged third parties </w:t>
      </w:r>
      <w:proofErr w:type="gramStart"/>
      <w:r w:rsidRPr="00F82466">
        <w:t>to,</w:t>
      </w:r>
      <w:proofErr w:type="gramEnd"/>
      <w:r w:rsidRPr="00F82466">
        <w:t xml:space="preserve"> waive all moral rights that it may have with respect to such Deliverables. </w:t>
      </w:r>
    </w:p>
    <w:p w14:paraId="40F11C20" w14:textId="77777777" w:rsidR="00D42977" w:rsidRPr="00F82466" w:rsidRDefault="00D42977" w:rsidP="00D42977">
      <w:pPr>
        <w:pStyle w:val="ContractLevel2"/>
        <w:jc w:val="both"/>
      </w:pPr>
      <w:r w:rsidRPr="00F82466">
        <w:t>Either party is free to retain and use as it sees fit the expertise, ideas and know-how which are developed or acquired in the course of performing the Services.</w:t>
      </w:r>
    </w:p>
    <w:p w14:paraId="7CD0E039" w14:textId="77777777" w:rsidR="00D42977" w:rsidRPr="00F82466" w:rsidRDefault="00D42977" w:rsidP="00D42977">
      <w:pPr>
        <w:pStyle w:val="ContractLevel2"/>
        <w:jc w:val="both"/>
      </w:pPr>
      <w:r w:rsidRPr="00F82466">
        <w:t>All information, media, and documentation relating thereto, provided or made accessible to the Supplier by the Client or developed by the Supplier for the Client pursuant to or in connection with the delivery of Services, shall be and remain the exclusive property of the Client.</w:t>
      </w:r>
    </w:p>
    <w:p w14:paraId="7436DA6C" w14:textId="77777777" w:rsidR="00D42977" w:rsidRPr="00F82466" w:rsidRDefault="00D42977" w:rsidP="00D42977">
      <w:pPr>
        <w:pStyle w:val="ContractLevel2"/>
        <w:jc w:val="both"/>
      </w:pPr>
      <w:r w:rsidRPr="00F82466">
        <w:t>The Supplier shall not do the following, with respect to any programs, documents, data, information or other material that are the property of the Client without the prior written consent of the Client:</w:t>
      </w:r>
    </w:p>
    <w:p w14:paraId="77665AD7" w14:textId="77777777" w:rsidR="00D42977" w:rsidRPr="00F82466" w:rsidRDefault="00D42977" w:rsidP="00D42977">
      <w:pPr>
        <w:pStyle w:val="ContractLevel3"/>
        <w:jc w:val="both"/>
      </w:pPr>
      <w:r w:rsidRPr="00F82466">
        <w:t>copy or duplicate them, except to the extent that it is necessary for the performance of Services or for back-up purposes;</w:t>
      </w:r>
    </w:p>
    <w:p w14:paraId="2CB7E2D1" w14:textId="77777777" w:rsidR="00D42977" w:rsidRPr="00F82466" w:rsidRDefault="00D42977" w:rsidP="00D42977">
      <w:pPr>
        <w:pStyle w:val="ContractLevel3"/>
        <w:jc w:val="both"/>
      </w:pPr>
      <w:r w:rsidRPr="00F82466">
        <w:t>use or deal with them except as required for the performance of Services;</w:t>
      </w:r>
    </w:p>
    <w:p w14:paraId="25853761" w14:textId="77777777" w:rsidR="00D42977" w:rsidRPr="00F82466" w:rsidRDefault="00D42977" w:rsidP="00D42977">
      <w:pPr>
        <w:pStyle w:val="ContractLevel3"/>
        <w:jc w:val="both"/>
      </w:pPr>
      <w:bookmarkStart w:id="6" w:name="_Ref232473693"/>
      <w:r w:rsidRPr="00F82466">
        <w:t>provide or make them accessible to any person or entity except as required for the performance of Services and in accordance with Article 4.0; or</w:t>
      </w:r>
      <w:bookmarkEnd w:id="6"/>
    </w:p>
    <w:p w14:paraId="02AA5AB6" w14:textId="77777777" w:rsidR="00D42977" w:rsidRPr="00F82466" w:rsidRDefault="00D42977" w:rsidP="00D42977">
      <w:pPr>
        <w:pStyle w:val="ContractLevel3"/>
        <w:jc w:val="both"/>
      </w:pPr>
      <w:r w:rsidRPr="00F82466">
        <w:t>subject to Subsection 6.8.3, provide or make them accessible to anyone.</w:t>
      </w:r>
    </w:p>
    <w:p w14:paraId="5C669CC1" w14:textId="77777777" w:rsidR="00D42977" w:rsidRPr="00F82466" w:rsidRDefault="00D42977" w:rsidP="00D42977">
      <w:pPr>
        <w:pStyle w:val="ContractLevel2"/>
        <w:jc w:val="both"/>
      </w:pPr>
      <w:r w:rsidRPr="00F82466">
        <w:t>This Article 6.0 shall survive the expiration or termination of this MTC.</w:t>
      </w:r>
    </w:p>
    <w:p w14:paraId="6798917F" w14:textId="77777777" w:rsidR="00D42977" w:rsidRPr="00F82466" w:rsidRDefault="00D42977" w:rsidP="00D42977">
      <w:pPr>
        <w:pStyle w:val="ContractLevel1"/>
        <w:jc w:val="both"/>
      </w:pPr>
      <w:r w:rsidRPr="00F82466">
        <w:t>Conflict of Interest</w:t>
      </w:r>
    </w:p>
    <w:p w14:paraId="6312AFDE" w14:textId="77777777" w:rsidR="00D42977" w:rsidRPr="00F82466" w:rsidRDefault="00D42977" w:rsidP="00D42977">
      <w:pPr>
        <w:pStyle w:val="ContractLevel2"/>
        <w:jc w:val="both"/>
      </w:pPr>
      <w:r w:rsidRPr="00F82466">
        <w:t>The Supplier shall not undertake work or provide services outside this MTC and its Schedules that actually or potentially creates a conflict of interest with the provision of Services without disclosing the conflict of interest or potential conflict of interest to the Client and obtaining prior written consent of the Client to undertake such outside work or services.</w:t>
      </w:r>
    </w:p>
    <w:p w14:paraId="5EF1C5B7" w14:textId="77777777" w:rsidR="00D42977" w:rsidRPr="00F82466" w:rsidRDefault="00D42977" w:rsidP="00D42977">
      <w:pPr>
        <w:pStyle w:val="ContractLevel1"/>
        <w:jc w:val="both"/>
      </w:pPr>
      <w:r w:rsidRPr="00F82466">
        <w:t>Changes</w:t>
      </w:r>
    </w:p>
    <w:p w14:paraId="7C3AF729" w14:textId="77777777" w:rsidR="00D42977" w:rsidRPr="00F82466" w:rsidRDefault="00D42977" w:rsidP="00D42977">
      <w:pPr>
        <w:pStyle w:val="ContractLevel2"/>
        <w:jc w:val="both"/>
      </w:pPr>
      <w:bookmarkStart w:id="7" w:name="_Ref232477545"/>
      <w:r w:rsidRPr="00F82466">
        <w:t>At any time during the term of this MTC or a Subsequent Contract, the Client may, by written notice to the Supplier, request changes to the Services to be provided pursuant to a Subsequent Contract.</w:t>
      </w:r>
      <w:bookmarkEnd w:id="7"/>
    </w:p>
    <w:p w14:paraId="7D28DF7E" w14:textId="77777777" w:rsidR="00D42977" w:rsidRPr="00F82466" w:rsidRDefault="00D42977" w:rsidP="00D42977">
      <w:pPr>
        <w:pStyle w:val="NormalLevel2"/>
        <w:jc w:val="both"/>
      </w:pPr>
      <w:r w:rsidRPr="00F82466">
        <w:t>The Supplier shall promptly determine the feasibility and impact of providing the requested changes, including any additional cost to the Client.</w:t>
      </w:r>
      <w:r>
        <w:t xml:space="preserve"> </w:t>
      </w:r>
    </w:p>
    <w:p w14:paraId="2412F1DE" w14:textId="77777777" w:rsidR="00D42977" w:rsidRPr="00F82466" w:rsidRDefault="00D42977" w:rsidP="00D42977">
      <w:pPr>
        <w:pStyle w:val="NormalLevel2"/>
        <w:jc w:val="both"/>
      </w:pPr>
      <w:r w:rsidRPr="00F82466">
        <w:t xml:space="preserve">No increase in the total liability of the Client, resulting from any changes, will be authorized or paid to the Supplier unless such changes have been </w:t>
      </w:r>
      <w:r w:rsidRPr="00F82466">
        <w:lastRenderedPageBreak/>
        <w:t>negotiated and approved in writing by the Client prior to their incorporation into the applicable Subsequent Contract.</w:t>
      </w:r>
      <w:r>
        <w:t xml:space="preserve"> </w:t>
      </w:r>
    </w:p>
    <w:p w14:paraId="05D58654" w14:textId="77777777" w:rsidR="00D42977" w:rsidRPr="00F82466" w:rsidRDefault="00D42977" w:rsidP="00D42977">
      <w:pPr>
        <w:pStyle w:val="ContractLevel2"/>
        <w:jc w:val="both"/>
      </w:pPr>
      <w:r w:rsidRPr="00F82466">
        <w:t>Changes approved pursuant to Section 8.1 shall be set out in a document executed by both parties and attached as an amendment to the applicable Subsequent Contract.</w:t>
      </w:r>
    </w:p>
    <w:p w14:paraId="6B8EEC3A" w14:textId="77777777" w:rsidR="00D42977" w:rsidRPr="00F82466" w:rsidRDefault="00D42977" w:rsidP="00D42977">
      <w:pPr>
        <w:pStyle w:val="ContractLevel1"/>
        <w:jc w:val="both"/>
      </w:pPr>
      <w:r w:rsidRPr="00F82466">
        <w:t>DISPUTE RESOLUTION</w:t>
      </w:r>
    </w:p>
    <w:p w14:paraId="6509513F" w14:textId="77777777" w:rsidR="00D42977" w:rsidRPr="00F82466" w:rsidRDefault="00D42977" w:rsidP="00D42977">
      <w:pPr>
        <w:pStyle w:val="ContractLevel2"/>
        <w:jc w:val="both"/>
      </w:pPr>
      <w:r w:rsidRPr="00F82466">
        <w:rPr>
          <w:lang w:val="en-GB"/>
        </w:rPr>
        <w:t>If any disputes, disagreements, controversies or claims ("</w:t>
      </w:r>
      <w:r w:rsidRPr="00F82466">
        <w:rPr>
          <w:b/>
          <w:lang w:val="en-GB"/>
        </w:rPr>
        <w:t>Dispute</w:t>
      </w:r>
      <w:r w:rsidRPr="00F82466">
        <w:rPr>
          <w:lang w:val="en-GB"/>
        </w:rPr>
        <w:t>") arise between the parties under or in connection with the MTC or a Schedule, which the parties are unable to resolve through consultation, the following procedures (the "</w:t>
      </w:r>
      <w:r w:rsidRPr="00F82466">
        <w:rPr>
          <w:b/>
          <w:lang w:val="en-GB"/>
        </w:rPr>
        <w:t>Dispute Resolution Procedures</w:t>
      </w:r>
      <w:r w:rsidRPr="00F82466">
        <w:rPr>
          <w:lang w:val="en-GB"/>
        </w:rPr>
        <w:t>") will apply upon the provision of notice by either party to the other:</w:t>
      </w:r>
    </w:p>
    <w:p w14:paraId="317ED88C" w14:textId="77777777" w:rsidR="00D42977" w:rsidRPr="00F82466" w:rsidRDefault="00D42977" w:rsidP="00D42977">
      <w:pPr>
        <w:pStyle w:val="ContractLevel3"/>
        <w:jc w:val="both"/>
      </w:pPr>
      <w:r w:rsidRPr="00F82466">
        <w:t>The Client and the Supplier shall each appoint a designated representative (the "</w:t>
      </w:r>
      <w:r w:rsidRPr="00F82466">
        <w:rPr>
          <w:b/>
        </w:rPr>
        <w:t>Designated Representatives</w:t>
      </w:r>
      <w:r w:rsidRPr="00F82466">
        <w:t>") within 5 Business Days of receiving the notice contemplated in Section 9.1;</w:t>
      </w:r>
    </w:p>
    <w:p w14:paraId="6A463398" w14:textId="77777777" w:rsidR="00D42977" w:rsidRPr="00F82466" w:rsidRDefault="00D42977" w:rsidP="00D42977">
      <w:pPr>
        <w:pStyle w:val="ContractLevel3"/>
        <w:jc w:val="both"/>
      </w:pPr>
      <w:r w:rsidRPr="00F82466">
        <w:t>The Designated Representatives of both parties will confer with each other immediately and use reasonable efforts to resolve the Dispute within five (5) Business Days following their initial conference, or such extended period as may be jointly approved by the parties. For the purposes of establishing a start date for the Dispute Resolution Procedures, the Designated Representatives will confirm the date of their initial conference in writing;</w:t>
      </w:r>
    </w:p>
    <w:p w14:paraId="22364C07" w14:textId="77777777" w:rsidR="00D42977" w:rsidRPr="00F82466" w:rsidRDefault="00D42977" w:rsidP="00D42977">
      <w:pPr>
        <w:pStyle w:val="ContractLevel3"/>
        <w:jc w:val="both"/>
      </w:pPr>
      <w:r w:rsidRPr="00F82466">
        <w:t>If the Designated Representatives of the parties are unable to resolve the Dispute within the time period contemplated in Section 9.1.2, then a senior management representative of each party (the "</w:t>
      </w:r>
      <w:r w:rsidRPr="00F82466">
        <w:rPr>
          <w:b/>
        </w:rPr>
        <w:t>Senior Representatives</w:t>
      </w:r>
      <w:r w:rsidRPr="00F82466">
        <w:t>") will confer with each other immediately and use reasonable efforts to resolve the Dispute within five (5) Business Days following their initial conference, or such extended period as may be jointly approved by the parties. The Senior Representatives will confirm the date of their initial conference in writing; and</w:t>
      </w:r>
    </w:p>
    <w:p w14:paraId="180F5B0C" w14:textId="77777777" w:rsidR="00D42977" w:rsidRPr="00F82466" w:rsidRDefault="00D42977" w:rsidP="00D42977">
      <w:pPr>
        <w:pStyle w:val="ContractLevel3"/>
        <w:jc w:val="both"/>
      </w:pPr>
      <w:r w:rsidRPr="00F82466">
        <w:t>If the Senior Representatives are unable to resolve the Dispute within the time period contemplated in Section 9.1.3, either party is entitled to commence court proceedings, provided that either party may earlier commence court proceedings or take such other steps as it deems necessary to avoid the application of any pending limitation period governing the Dispute or to seek injunctive relief (or other equitable remedies) from the courts.</w:t>
      </w:r>
    </w:p>
    <w:p w14:paraId="20249F2C" w14:textId="77777777" w:rsidR="00D42977" w:rsidRPr="00F82466" w:rsidRDefault="00D42977" w:rsidP="00D42977">
      <w:pPr>
        <w:pStyle w:val="ContractLevel2"/>
        <w:jc w:val="both"/>
      </w:pPr>
      <w:r w:rsidRPr="00F82466">
        <w:rPr>
          <w:lang w:val="en-GB"/>
        </w:rPr>
        <w:t>The parties agree to continue performing their respective obligations under the MTC and Schedules while a Dispute is being resolved.</w:t>
      </w:r>
    </w:p>
    <w:p w14:paraId="37FB1D39" w14:textId="77777777" w:rsidR="00D42977" w:rsidRPr="00F82466" w:rsidRDefault="00D42977" w:rsidP="00D42977">
      <w:pPr>
        <w:pStyle w:val="ContractLevel2"/>
        <w:tabs>
          <w:tab w:val="num" w:pos="360"/>
        </w:tabs>
        <w:ind w:left="360" w:hanging="360"/>
        <w:jc w:val="both"/>
      </w:pPr>
      <w:r w:rsidRPr="00F82466">
        <w:rPr>
          <w:lang w:val="en-GB"/>
        </w:rPr>
        <w:t>The parties acknowledge that the provisions contemplated in this Article 9.0 are intended to be in addition to any specific dispute resolution provisions set forth in a Schedule.</w:t>
      </w:r>
    </w:p>
    <w:p w14:paraId="379CDD10" w14:textId="77777777" w:rsidR="00D42977" w:rsidRPr="00F82466" w:rsidRDefault="00D42977" w:rsidP="00D42977">
      <w:pPr>
        <w:pStyle w:val="ContractLevel1"/>
        <w:jc w:val="both"/>
      </w:pPr>
      <w:r w:rsidRPr="00F82466">
        <w:lastRenderedPageBreak/>
        <w:t>Term and Termination</w:t>
      </w:r>
    </w:p>
    <w:p w14:paraId="17D981FC" w14:textId="77777777" w:rsidR="00D42977" w:rsidRPr="00F82466" w:rsidRDefault="00D42977" w:rsidP="00D42977">
      <w:pPr>
        <w:pStyle w:val="ContractLevel2"/>
        <w:jc w:val="both"/>
      </w:pPr>
      <w:r w:rsidRPr="00F82466">
        <w:t xml:space="preserve">Subject to the remaining provisions of this Article 10.0, the term of this MTC is from </w:t>
      </w:r>
      <w:r w:rsidRPr="00FE7AB3">
        <w:rPr>
          <w:highlight w:val="yellow"/>
        </w:rPr>
        <w:fldChar w:fldCharType="begin"/>
      </w:r>
      <w:r w:rsidRPr="00FE7AB3">
        <w:rPr>
          <w:highlight w:val="yellow"/>
        </w:rPr>
        <w:instrText xml:space="preserve"> MERGEFIELD day_1 </w:instrText>
      </w:r>
      <w:r w:rsidRPr="00FE7AB3">
        <w:rPr>
          <w:highlight w:val="yellow"/>
        </w:rPr>
        <w:fldChar w:fldCharType="separate"/>
      </w:r>
      <w:r w:rsidRPr="00FE7AB3">
        <w:rPr>
          <w:noProof/>
          <w:highlight w:val="yellow"/>
        </w:rPr>
        <w:t>«day_1»</w:t>
      </w:r>
      <w:r w:rsidRPr="00FE7AB3">
        <w:rPr>
          <w:noProof/>
          <w:highlight w:val="yellow"/>
        </w:rPr>
        <w:fldChar w:fldCharType="end"/>
      </w:r>
      <w:r w:rsidRPr="00FE7AB3">
        <w:rPr>
          <w:highlight w:val="yellow"/>
        </w:rPr>
        <w:t xml:space="preserve"> </w:t>
      </w:r>
      <w:r w:rsidRPr="00FE7AB3">
        <w:rPr>
          <w:highlight w:val="yellow"/>
        </w:rPr>
        <w:fldChar w:fldCharType="begin"/>
      </w:r>
      <w:r w:rsidRPr="00FE7AB3">
        <w:rPr>
          <w:highlight w:val="yellow"/>
        </w:rPr>
        <w:instrText xml:space="preserve"> MERGEFIELD Month_ </w:instrText>
      </w:r>
      <w:r w:rsidRPr="00FE7AB3">
        <w:rPr>
          <w:highlight w:val="yellow"/>
        </w:rPr>
        <w:fldChar w:fldCharType="separate"/>
      </w:r>
      <w:r w:rsidRPr="00FE7AB3">
        <w:rPr>
          <w:noProof/>
          <w:highlight w:val="yellow"/>
        </w:rPr>
        <w:t>«Month_»</w:t>
      </w:r>
      <w:r w:rsidRPr="00FE7AB3">
        <w:rPr>
          <w:noProof/>
          <w:highlight w:val="yellow"/>
        </w:rPr>
        <w:fldChar w:fldCharType="end"/>
      </w:r>
      <w:r w:rsidRPr="00FE7AB3">
        <w:rPr>
          <w:highlight w:val="yellow"/>
        </w:rPr>
        <w:t xml:space="preserve">, </w:t>
      </w:r>
      <w:r w:rsidRPr="00FE7AB3">
        <w:rPr>
          <w:highlight w:val="yellow"/>
        </w:rPr>
        <w:fldChar w:fldCharType="begin"/>
      </w:r>
      <w:r w:rsidRPr="00FE7AB3">
        <w:rPr>
          <w:highlight w:val="yellow"/>
        </w:rPr>
        <w:instrText xml:space="preserve"> MERGEFIELD Year </w:instrText>
      </w:r>
      <w:r w:rsidRPr="00FE7AB3">
        <w:rPr>
          <w:highlight w:val="yellow"/>
        </w:rPr>
        <w:fldChar w:fldCharType="separate"/>
      </w:r>
      <w:r w:rsidRPr="00FE7AB3">
        <w:rPr>
          <w:noProof/>
          <w:highlight w:val="yellow"/>
        </w:rPr>
        <w:t>«Year»</w:t>
      </w:r>
      <w:r w:rsidRPr="00FE7AB3">
        <w:rPr>
          <w:noProof/>
          <w:highlight w:val="yellow"/>
        </w:rPr>
        <w:fldChar w:fldCharType="end"/>
      </w:r>
      <w:r>
        <w:t xml:space="preserve"> </w:t>
      </w:r>
      <w:r w:rsidRPr="00F82466">
        <w:t>to December 31, 2022.</w:t>
      </w:r>
    </w:p>
    <w:p w14:paraId="0E5C6BDA" w14:textId="77777777" w:rsidR="00D42977" w:rsidRPr="00F82466" w:rsidRDefault="00D42977" w:rsidP="00D42977">
      <w:pPr>
        <w:pStyle w:val="ContractLevel2"/>
        <w:jc w:val="both"/>
      </w:pPr>
      <w:r w:rsidRPr="00F82466">
        <w:t>Except where specifically indicated, the expiration or termination of this MTC does not result in the termination of any Subsequent Contract(s) then in effect between the parties.</w:t>
      </w:r>
      <w:r>
        <w:t xml:space="preserve"> </w:t>
      </w:r>
      <w:r w:rsidRPr="00F82466">
        <w:t xml:space="preserve">The terms of this MTC continue to apply to each Subsequent Contract until such time as the Services to be provided under the Subsequent Contract(s) are completed, or the Subsequent Contract itself is terminated or expires. </w:t>
      </w:r>
    </w:p>
    <w:p w14:paraId="0AA252BB" w14:textId="77777777" w:rsidR="00D42977" w:rsidRPr="00F82466" w:rsidRDefault="00D42977" w:rsidP="00D42977">
      <w:pPr>
        <w:pStyle w:val="ContractLevel2"/>
        <w:jc w:val="both"/>
      </w:pPr>
      <w:r w:rsidRPr="00F82466">
        <w:t>The Client may, at any time, terminate this MTC without cause or reason, by giving the Supplier at least 30 calendar days' written notice specifying the effective date of termination.</w:t>
      </w:r>
    </w:p>
    <w:p w14:paraId="104C7CD2" w14:textId="77777777" w:rsidR="00D42977" w:rsidRPr="00F82466" w:rsidRDefault="00D42977" w:rsidP="00D42977">
      <w:pPr>
        <w:pStyle w:val="ContractLevel2"/>
        <w:jc w:val="both"/>
      </w:pPr>
      <w:r w:rsidRPr="00F82466">
        <w:t>Either party may terminate a Subsequent Contract in accordance with any method specified in this MTC or in the Subsequent Contract.</w:t>
      </w:r>
    </w:p>
    <w:p w14:paraId="615D3032" w14:textId="77777777" w:rsidR="00D42977" w:rsidRPr="00F82466" w:rsidRDefault="00D42977" w:rsidP="00D42977">
      <w:pPr>
        <w:pStyle w:val="ContractLevel2"/>
        <w:jc w:val="both"/>
      </w:pPr>
      <w:r w:rsidRPr="00F82466">
        <w:t>If either party to this MTC at any time neglects, fails or refuses to perform any of its obligations under this MTC or a Subsequent Contract (the "</w:t>
      </w:r>
      <w:r w:rsidRPr="00F82466">
        <w:rPr>
          <w:b/>
        </w:rPr>
        <w:t>Defaulting Party</w:t>
      </w:r>
      <w:r w:rsidRPr="00F82466">
        <w:t>"), the other party may serve on the Defaulting Party notice of intention to terminate this MTC and/or underlying Subsequent Contract(s) specifying the defaults and requiring the Defaulting Party to remedy all defaults within 15 Business Days after the date of serving such notice.</w:t>
      </w:r>
      <w:r>
        <w:t xml:space="preserve"> </w:t>
      </w:r>
      <w:r w:rsidRPr="00F82466">
        <w:t>If the Defaulting Party has not remedied all the defaults specified in the notice within such 15 Business Days, the other party may, at its option, terminate this MTC and underlying Subsequent Contract(s) by giving written notice of termination to the Defaulting Party.</w:t>
      </w:r>
      <w:r>
        <w:t xml:space="preserve"> </w:t>
      </w:r>
      <w:r w:rsidRPr="00F82466">
        <w:t>For greater certainty, Article 9.0 Dispute Resolution shall not apply to this Section 10.5.</w:t>
      </w:r>
      <w:r>
        <w:t xml:space="preserve"> </w:t>
      </w:r>
    </w:p>
    <w:p w14:paraId="4F0ED8F0" w14:textId="77777777" w:rsidR="00D42977" w:rsidRPr="00F82466" w:rsidRDefault="00D42977" w:rsidP="00D42977">
      <w:pPr>
        <w:pStyle w:val="ContractLevel2"/>
        <w:jc w:val="both"/>
      </w:pPr>
      <w:r w:rsidRPr="00F82466">
        <w:t>In the event of the termination of a Subsequent Contract, any liability of the Client arising from such termination shall be limited to payment by the Client of any amounts payable in accordance with this MTC and the Subsequent Contract for Services provided to the date of termination.</w:t>
      </w:r>
    </w:p>
    <w:p w14:paraId="07A542D0" w14:textId="77777777" w:rsidR="00D42977" w:rsidRPr="00F82466" w:rsidRDefault="00D42977" w:rsidP="00D42977">
      <w:pPr>
        <w:pStyle w:val="ContractLevel2"/>
        <w:jc w:val="both"/>
      </w:pPr>
      <w:r w:rsidRPr="00F82466">
        <w:t>The Client may immediately terminate this MTC or a Subsequent Contract by written notice to the Supplier should the Client find reasonable cause to reject the Supplier, or the Supplier’s contractors, subcontractors, or Supplier-engaged third parties.</w:t>
      </w:r>
    </w:p>
    <w:p w14:paraId="6A00CDF2" w14:textId="77777777" w:rsidR="00D42977" w:rsidRPr="00F82466" w:rsidRDefault="00D42977" w:rsidP="00D42977">
      <w:pPr>
        <w:pStyle w:val="ContractLevel2"/>
        <w:jc w:val="both"/>
      </w:pPr>
      <w:r w:rsidRPr="00F82466">
        <w:t>If, prior to the completion of the Services under a Subsequent Contract, the Supplier becomes bankrupt or insolvent or takes the benefit of any statute now or hereafter in force relating to bankrupt or insolvent debtors, or a receiving order is made against the Supplier or the Supplier makes an assignment for the general benefit of its creditors, or an order is made or a resolution passed for the winding-up of the Supplier, or a receiver or liquidator of the Supplier's business or property is appointed, the Client shall have the right to immediately terminate this MTC and any underlying Subsequent Contract by giving written notice of termination to the Supplier.</w:t>
      </w:r>
    </w:p>
    <w:p w14:paraId="3BE9B972" w14:textId="77777777" w:rsidR="00D42977" w:rsidRPr="00F82466" w:rsidRDefault="00D42977" w:rsidP="00D42977">
      <w:pPr>
        <w:pStyle w:val="ContractLevel1"/>
        <w:jc w:val="both"/>
      </w:pPr>
      <w:r w:rsidRPr="00F82466">
        <w:lastRenderedPageBreak/>
        <w:t>Assignment and Subcontracting</w:t>
      </w:r>
    </w:p>
    <w:p w14:paraId="107C1FE9" w14:textId="77777777" w:rsidR="00D42977" w:rsidRPr="00F82466" w:rsidRDefault="00D42977" w:rsidP="00D42977">
      <w:pPr>
        <w:pStyle w:val="ContractLevel2"/>
        <w:jc w:val="both"/>
      </w:pPr>
      <w:r w:rsidRPr="00F82466">
        <w:t>Neither party shall assign or otherwise transfer its rights, duties or obligations under this MTC or a Subsequent Contract, except with the prior written consent of the other party.</w:t>
      </w:r>
      <w:r>
        <w:t xml:space="preserve"> </w:t>
      </w:r>
      <w:r w:rsidRPr="00F82466">
        <w:t>Any assignment or transfer without such consent shall be void and of no effect.</w:t>
      </w:r>
    </w:p>
    <w:p w14:paraId="04E0EACA" w14:textId="77777777" w:rsidR="00D42977" w:rsidRPr="00F82466" w:rsidRDefault="00D42977" w:rsidP="00D42977">
      <w:pPr>
        <w:pStyle w:val="ContractLevel2"/>
        <w:jc w:val="both"/>
      </w:pPr>
      <w:r w:rsidRPr="00F82466">
        <w:t xml:space="preserve">Notwithstanding Section 11.1, the Client shall at all times be entitled to assign or transfer its rights, duties, and/or obligations under this MTC to another entity within the Government of Saskatchewan, by giving written notice to, and without the consent of, the Supplier. </w:t>
      </w:r>
    </w:p>
    <w:p w14:paraId="439C0340" w14:textId="77777777" w:rsidR="00D42977" w:rsidRPr="00F82466" w:rsidRDefault="00D42977" w:rsidP="00D42977">
      <w:pPr>
        <w:pStyle w:val="ContractLevel2"/>
        <w:jc w:val="both"/>
      </w:pPr>
      <w:r w:rsidRPr="00F82466">
        <w:t>The Supplier shall not, without the prior written consent of the Client, contract, subcontract, or otherwise engage a third party to carry out the performance of any part of its obligations under this MTC or a Subsequent Contract, and any such consent shall not relieve the Supplier from any of its obligations under this MTC or a Subsequent Contract</w:t>
      </w:r>
      <w:r w:rsidRPr="00F82466" w:rsidDel="00F65457">
        <w:t xml:space="preserve"> </w:t>
      </w:r>
      <w:r w:rsidRPr="00F82466">
        <w:t>or impose on the Client any liability to the contractor, subcontractor or Supplier-engaged third party.</w:t>
      </w:r>
    </w:p>
    <w:p w14:paraId="53358D1C" w14:textId="77777777" w:rsidR="00D42977" w:rsidRPr="00F82466" w:rsidRDefault="00D42977" w:rsidP="00D42977">
      <w:pPr>
        <w:pStyle w:val="ContractLevel1"/>
        <w:jc w:val="both"/>
      </w:pPr>
      <w:r w:rsidRPr="00F82466">
        <w:t>Criminal Record Check AND RESOURCE REMOVAL</w:t>
      </w:r>
    </w:p>
    <w:p w14:paraId="4873435D" w14:textId="77777777" w:rsidR="00D42977" w:rsidRPr="00F82466" w:rsidRDefault="00D42977" w:rsidP="00D42977">
      <w:pPr>
        <w:pStyle w:val="ContractLevel2"/>
        <w:jc w:val="both"/>
      </w:pPr>
      <w:r w:rsidRPr="00F82466">
        <w:t>The Supplier agrees not to use any individual, including contractors, subcontractors or Supplier-engaged third parties who have a criminal record, to provide Services, except with the prior written approval of the Client. If the Supplier becomes aware that an individual described above obtains a criminal conviction at any point during the period that the Supplier is providing Services, the Supplier shall notify the Client within 10 Business Days that such individual has a criminal record. The Client may then, at its sole discretion, require the Supplier to replace such individual with another individual suitable to the Client.</w:t>
      </w:r>
    </w:p>
    <w:p w14:paraId="08EC189C" w14:textId="77777777" w:rsidR="00D42977" w:rsidRPr="00F82466" w:rsidRDefault="00D42977" w:rsidP="00D42977">
      <w:pPr>
        <w:pStyle w:val="ContractLevel2"/>
        <w:jc w:val="both"/>
      </w:pPr>
      <w:r w:rsidRPr="00F82466">
        <w:t>When requested by the Client, and within 10 business days of such request, the Supplier shall provide a written verification that its’ employees, contractors, subcontractors, or Supplier-engaged third parties</w:t>
      </w:r>
      <w:r w:rsidRPr="00F82466" w:rsidDel="004869EC">
        <w:t xml:space="preserve"> </w:t>
      </w:r>
      <w:r w:rsidRPr="00F82466">
        <w:t>providing the Services have no criminal record(s).</w:t>
      </w:r>
    </w:p>
    <w:p w14:paraId="6478D9A2" w14:textId="77777777" w:rsidR="00D42977" w:rsidRPr="00F82466" w:rsidRDefault="00D42977" w:rsidP="00D42977">
      <w:pPr>
        <w:pStyle w:val="ContractLevel2"/>
        <w:jc w:val="both"/>
      </w:pPr>
      <w:r w:rsidRPr="00F82466">
        <w:t>The Client may require the removal of any individual involved in providing the Services for or on behalf of the Supplier which the Client solely determines, on reasonable grounds, to be unacceptable for the delivery of Services.</w:t>
      </w:r>
      <w:r>
        <w:t xml:space="preserve"> </w:t>
      </w:r>
      <w:r w:rsidRPr="00F82466">
        <w:t>Where the Client so requests such removal, the Supplier shall replace the unacceptable individual with another individual of at least the same level and qualification as the person being replaced at no additional cost to the Client, and using all reasonable efforts to promptly make such replacement.</w:t>
      </w:r>
      <w:r>
        <w:t xml:space="preserve"> </w:t>
      </w:r>
      <w:r w:rsidRPr="00F82466">
        <w:t>For greater certainty, Article 9.0 Dispute Resolution shall not apply to this Section 12.3.</w:t>
      </w:r>
    </w:p>
    <w:p w14:paraId="0B420834" w14:textId="77777777" w:rsidR="00D42977" w:rsidRPr="00F82466" w:rsidRDefault="00D42977" w:rsidP="00D42977">
      <w:pPr>
        <w:pStyle w:val="ContractLevel1"/>
        <w:jc w:val="both"/>
      </w:pPr>
      <w:r w:rsidRPr="00F82466">
        <w:t>General</w:t>
      </w:r>
    </w:p>
    <w:p w14:paraId="7F415907" w14:textId="77777777" w:rsidR="00D42977" w:rsidRPr="00F82466" w:rsidRDefault="00D42977" w:rsidP="00D42977">
      <w:pPr>
        <w:pStyle w:val="ContractLevel2"/>
        <w:jc w:val="both"/>
      </w:pPr>
      <w:r w:rsidRPr="00F82466">
        <w:t xml:space="preserve">Upon reasonable advance written notice by the Client, the Supplier agrees to permit the Client to have access to the Supplier, the Supplier’s premises, resources and information related to the Services provided under a Subsequent Contract, in order to perform reviews and audits that the Client considers </w:t>
      </w:r>
      <w:r w:rsidRPr="00F82466">
        <w:lastRenderedPageBreak/>
        <w:t>advisable, acting reasonably, to ensure that the Supplier is meeting the requirements of this MTC and any Schedules. The Supplier further agrees to provide its full co-operation for the purposes of such reviews and audits, including obtaining any necessary access to premises, resources or information from its contractors, subcontractors and Supplier-engaged third parties.</w:t>
      </w:r>
    </w:p>
    <w:p w14:paraId="09014CD8" w14:textId="77777777" w:rsidR="00D42977" w:rsidRPr="00F82466" w:rsidRDefault="00D42977" w:rsidP="00D42977">
      <w:pPr>
        <w:pStyle w:val="ContractLevel2"/>
        <w:jc w:val="both"/>
      </w:pPr>
      <w:r w:rsidRPr="00F82466">
        <w:t>Any communication with the Client regarding the Services or terms and</w:t>
      </w:r>
      <w:r>
        <w:t xml:space="preserve">  </w:t>
      </w:r>
      <w:r w:rsidRPr="00F82466">
        <w:t>conditions of this MTC shall be sent to the following:</w:t>
      </w:r>
    </w:p>
    <w:p w14:paraId="11EDB225" w14:textId="77777777" w:rsidR="00D42977" w:rsidRPr="00F82466" w:rsidRDefault="00D42977" w:rsidP="00D42977">
      <w:pPr>
        <w:pStyle w:val="TableTextIndent"/>
      </w:pPr>
      <w:r w:rsidRPr="00F82466">
        <w:t xml:space="preserve">Ministry of </w:t>
      </w:r>
      <w:r>
        <w:t>SaskBuilds and Procurement</w:t>
      </w:r>
    </w:p>
    <w:p w14:paraId="66D7E757" w14:textId="77777777" w:rsidR="00D42977" w:rsidRPr="00F82466" w:rsidRDefault="00D42977" w:rsidP="00D42977">
      <w:pPr>
        <w:pStyle w:val="TableTextIndent"/>
      </w:pPr>
      <w:r>
        <w:t>2nd Floor - 1920 Rose Street</w:t>
      </w:r>
    </w:p>
    <w:p w14:paraId="03D2F3C3" w14:textId="77777777" w:rsidR="00D42977" w:rsidRPr="00F82466" w:rsidRDefault="00D42977" w:rsidP="00D42977">
      <w:pPr>
        <w:pStyle w:val="TableTextIndent"/>
      </w:pPr>
      <w:r>
        <w:t>REGINA</w:t>
      </w:r>
      <w:r w:rsidRPr="00F82466">
        <w:t xml:space="preserve"> </w:t>
      </w:r>
      <w:proofErr w:type="gramStart"/>
      <w:r w:rsidRPr="00F82466">
        <w:t>SK</w:t>
      </w:r>
      <w:r>
        <w:t xml:space="preserve">  </w:t>
      </w:r>
      <w:r w:rsidRPr="00F82466">
        <w:t>S</w:t>
      </w:r>
      <w:proofErr w:type="gramEnd"/>
      <w:r w:rsidRPr="00F82466">
        <w:t>4P 0A9</w:t>
      </w:r>
    </w:p>
    <w:p w14:paraId="4EDE3CAE" w14:textId="77777777" w:rsidR="00D42977" w:rsidRPr="00D97AC6" w:rsidRDefault="00D42977" w:rsidP="00D42977">
      <w:pPr>
        <w:pStyle w:val="TableTextIndent"/>
        <w:rPr>
          <w:rStyle w:val="Hyperlink"/>
        </w:rPr>
      </w:pPr>
      <w:r w:rsidRPr="00D97AC6">
        <w:t>E</w:t>
      </w:r>
      <w:r>
        <w:t>m</w:t>
      </w:r>
      <w:r w:rsidRPr="00D97AC6">
        <w:t xml:space="preserve">ail: </w:t>
      </w:r>
      <w:proofErr w:type="spellStart"/>
      <w:r>
        <w:t>itvendormanagement</w:t>
      </w:r>
      <w:proofErr w:type="spellEnd"/>
      <w:r w:rsidRPr="00D97AC6">
        <w:rPr>
          <w:rStyle w:val="Hyperlink"/>
        </w:rPr>
        <w:t xml:space="preserve"> </w:t>
      </w:r>
      <w:r>
        <w:rPr>
          <w:rStyle w:val="Hyperlink"/>
        </w:rPr>
        <w:t>@gov.sk.ca</w:t>
      </w:r>
    </w:p>
    <w:p w14:paraId="3ECACBEF" w14:textId="77777777" w:rsidR="00D42977" w:rsidRPr="00F82466" w:rsidRDefault="00D42977" w:rsidP="00D42977">
      <w:pPr>
        <w:pStyle w:val="ContractLevel2"/>
        <w:jc w:val="both"/>
      </w:pPr>
      <w:r w:rsidRPr="00F82466">
        <w:t>Any communication with the Supplier regarding the Services or terms and conditions of this MTC shall be sent to the following:</w:t>
      </w:r>
    </w:p>
    <w:p w14:paraId="04FE58CF" w14:textId="77777777" w:rsidR="00D42977" w:rsidRDefault="00087318" w:rsidP="00D42977">
      <w:pPr>
        <w:pStyle w:val="TableTextIndent"/>
      </w:pPr>
      <w:fldSimple w:instr=" MERGEFIELD Service_Provider_Legal_Name ">
        <w:r w:rsidR="00D42977">
          <w:rPr>
            <w:noProof/>
          </w:rPr>
          <w:t>«Service_Provider_Legal_Name»</w:t>
        </w:r>
      </w:fldSimple>
    </w:p>
    <w:p w14:paraId="2CA1AD88" w14:textId="77777777" w:rsidR="00D42977" w:rsidRPr="00F82466" w:rsidRDefault="00087318" w:rsidP="00D42977">
      <w:pPr>
        <w:pStyle w:val="TableTextIndent"/>
      </w:pPr>
      <w:fldSimple w:instr=" MERGEFIELD Address_Line_1 ">
        <w:r w:rsidR="00D42977">
          <w:rPr>
            <w:noProof/>
          </w:rPr>
          <w:t>«Address_Line_1»</w:t>
        </w:r>
      </w:fldSimple>
    </w:p>
    <w:p w14:paraId="518AF3F3" w14:textId="77777777" w:rsidR="00D42977" w:rsidRDefault="00087318" w:rsidP="00D42977">
      <w:pPr>
        <w:pStyle w:val="TableTextIndent"/>
        <w:rPr>
          <w:noProof/>
        </w:rPr>
      </w:pPr>
      <w:fldSimple w:instr=" MERGEFIELD Address_Line_2 ">
        <w:r w:rsidR="00D42977">
          <w:rPr>
            <w:noProof/>
          </w:rPr>
          <w:t>«Address_Line_2»</w:t>
        </w:r>
      </w:fldSimple>
      <w:r w:rsidR="00D42977">
        <w:t xml:space="preserve"> </w:t>
      </w:r>
      <w:fldSimple w:instr=" MERGEFIELD Postal_Code ">
        <w:r w:rsidR="00D42977">
          <w:rPr>
            <w:noProof/>
          </w:rPr>
          <w:t>«Postal_Code»</w:t>
        </w:r>
      </w:fldSimple>
    </w:p>
    <w:p w14:paraId="5ABD9E4C" w14:textId="77777777" w:rsidR="00D42977" w:rsidRPr="00F82466" w:rsidRDefault="00D42977" w:rsidP="00D42977">
      <w:pPr>
        <w:pStyle w:val="TableTextIndent"/>
      </w:pPr>
    </w:p>
    <w:p w14:paraId="376EAE77" w14:textId="77777777" w:rsidR="00D42977" w:rsidRPr="00F82466" w:rsidRDefault="00D42977" w:rsidP="00D42977">
      <w:pPr>
        <w:pStyle w:val="TableTextIndent"/>
        <w:tabs>
          <w:tab w:val="clear" w:pos="3960"/>
          <w:tab w:val="left" w:pos="3402"/>
        </w:tabs>
      </w:pPr>
      <w:r w:rsidRPr="00F82466">
        <w:t>Attention:</w:t>
      </w:r>
      <w:r>
        <w:tab/>
      </w:r>
    </w:p>
    <w:p w14:paraId="2C27D171" w14:textId="77777777" w:rsidR="00D42977" w:rsidRPr="00F82466" w:rsidRDefault="00D42977" w:rsidP="00D42977">
      <w:pPr>
        <w:pStyle w:val="TableTextIndent"/>
        <w:tabs>
          <w:tab w:val="clear" w:pos="3960"/>
          <w:tab w:val="left" w:pos="3402"/>
        </w:tabs>
      </w:pPr>
      <w:r w:rsidRPr="00F82466">
        <w:t>Phone:</w:t>
      </w:r>
      <w:r>
        <w:t xml:space="preserve"> </w:t>
      </w:r>
      <w:r>
        <w:tab/>
      </w:r>
    </w:p>
    <w:p w14:paraId="0E9A9719" w14:textId="77777777" w:rsidR="00D42977" w:rsidRPr="00F82466" w:rsidRDefault="00D42977" w:rsidP="00D42977">
      <w:pPr>
        <w:pStyle w:val="TableTextIndent"/>
        <w:tabs>
          <w:tab w:val="clear" w:pos="3960"/>
          <w:tab w:val="left" w:pos="3402"/>
        </w:tabs>
      </w:pPr>
      <w:r w:rsidRPr="00F82466">
        <w:t>Email:</w:t>
      </w:r>
      <w:r>
        <w:tab/>
      </w:r>
    </w:p>
    <w:p w14:paraId="5BA352A7" w14:textId="77777777" w:rsidR="00D42977" w:rsidRPr="00F82466" w:rsidRDefault="00D42977" w:rsidP="00D42977">
      <w:pPr>
        <w:pStyle w:val="ContractLevel2"/>
        <w:jc w:val="both"/>
      </w:pPr>
      <w:r w:rsidRPr="00F82466">
        <w:t>Any communication with the Client regarding the invoices or accounts payable shall be sent to the following:</w:t>
      </w:r>
    </w:p>
    <w:p w14:paraId="23A6AFD4" w14:textId="77777777" w:rsidR="00D42977" w:rsidRPr="00F82466" w:rsidRDefault="00D42977" w:rsidP="00D42977">
      <w:pPr>
        <w:pStyle w:val="TableTextIndent"/>
      </w:pPr>
      <w:r w:rsidRPr="00F82466">
        <w:t xml:space="preserve">Ministry of </w:t>
      </w:r>
      <w:r>
        <w:t>SaskBuilds and Procurement</w:t>
      </w:r>
    </w:p>
    <w:p w14:paraId="4CB425B7" w14:textId="77777777" w:rsidR="00D42977" w:rsidRPr="00F82466" w:rsidRDefault="00D42977" w:rsidP="00D42977">
      <w:pPr>
        <w:pStyle w:val="TableTextIndent"/>
      </w:pPr>
      <w:r w:rsidRPr="00F82466">
        <w:t>Accounts Payable</w:t>
      </w:r>
    </w:p>
    <w:p w14:paraId="3617C52F" w14:textId="77777777" w:rsidR="00D42977" w:rsidRPr="00F82466" w:rsidRDefault="00D42977" w:rsidP="00D42977">
      <w:pPr>
        <w:pStyle w:val="TableTextIndent"/>
      </w:pPr>
      <w:r w:rsidRPr="00F82466">
        <w:t xml:space="preserve">2nd Floor </w:t>
      </w:r>
      <w:r>
        <w:t>-</w:t>
      </w:r>
      <w:r w:rsidRPr="00F82466">
        <w:t xml:space="preserve"> 1920 Rose St</w:t>
      </w:r>
      <w:r>
        <w:t>reet</w:t>
      </w:r>
    </w:p>
    <w:p w14:paraId="48F45E89" w14:textId="77777777" w:rsidR="00D42977" w:rsidRPr="00F82466" w:rsidRDefault="00D42977" w:rsidP="00D42977">
      <w:pPr>
        <w:pStyle w:val="TableTextIndent"/>
      </w:pPr>
      <w:r>
        <w:t>REGINA</w:t>
      </w:r>
      <w:r w:rsidRPr="00F82466">
        <w:t xml:space="preserve"> </w:t>
      </w:r>
      <w:proofErr w:type="gramStart"/>
      <w:r w:rsidRPr="00F82466">
        <w:t>SK</w:t>
      </w:r>
      <w:r>
        <w:t xml:space="preserve">  </w:t>
      </w:r>
      <w:r w:rsidRPr="00F82466">
        <w:t>S</w:t>
      </w:r>
      <w:proofErr w:type="gramEnd"/>
      <w:r w:rsidRPr="00F82466">
        <w:t>4P 0A9</w:t>
      </w:r>
    </w:p>
    <w:p w14:paraId="61DB8C07" w14:textId="77777777" w:rsidR="00D42977" w:rsidRPr="00F70212" w:rsidRDefault="00D42977" w:rsidP="00D42977">
      <w:pPr>
        <w:pStyle w:val="TableTextIndent"/>
        <w:rPr>
          <w:lang w:val="en-US"/>
        </w:rPr>
      </w:pPr>
      <w:r w:rsidRPr="00F70212">
        <w:rPr>
          <w:lang w:val="en-US"/>
        </w:rPr>
        <w:t xml:space="preserve">Email: </w:t>
      </w:r>
      <w:hyperlink r:id="rId12" w:history="1">
        <w:r w:rsidRPr="00F70212">
          <w:rPr>
            <w:rStyle w:val="Hyperlink"/>
            <w:lang w:val="en-US"/>
          </w:rPr>
          <w:t>AccountsPayable@gov.sk.ca</w:t>
        </w:r>
      </w:hyperlink>
    </w:p>
    <w:p w14:paraId="3E97D5B7" w14:textId="77777777" w:rsidR="00D42977" w:rsidRPr="00F82466" w:rsidRDefault="00D42977" w:rsidP="00D42977">
      <w:pPr>
        <w:pStyle w:val="ContractLevel2"/>
        <w:jc w:val="both"/>
      </w:pPr>
      <w:r w:rsidRPr="00F82466">
        <w:t>The Supplier shall take reasonable and proper care of any Client property while such property is in the possession of the Supplier or subject to its control and the Supplier shall be responsible for any loss or damage, ordinary wear and tear excepted, resulting from its failure to do so.</w:t>
      </w:r>
    </w:p>
    <w:p w14:paraId="61EE99E8" w14:textId="77777777" w:rsidR="00D42977" w:rsidRPr="00F82466" w:rsidRDefault="00D42977" w:rsidP="00D42977">
      <w:pPr>
        <w:pStyle w:val="ContractLevel2"/>
        <w:jc w:val="both"/>
      </w:pPr>
      <w:r w:rsidRPr="00F82466">
        <w:t xml:space="preserve">The Supplier agrees to and shall cause any contractors, subcontractors or Supplier-engaged third parties to obtain and maintain in force all approvals, licenses and permits and comply with all applicable laws required to lawfully provide the Services under this MTC and any Subsequent Contract. </w:t>
      </w:r>
    </w:p>
    <w:p w14:paraId="19933D9D" w14:textId="77777777" w:rsidR="00D42977" w:rsidRPr="00F82466" w:rsidRDefault="00D42977" w:rsidP="00D42977">
      <w:pPr>
        <w:pStyle w:val="ContractLevel2"/>
        <w:jc w:val="both"/>
      </w:pPr>
      <w:r w:rsidRPr="00F82466">
        <w:t>The individuals providing the Services are not servants, employees or agents of the Client.</w:t>
      </w:r>
      <w:r>
        <w:t xml:space="preserve"> </w:t>
      </w:r>
      <w:r w:rsidRPr="00F82466">
        <w:t>Nothing contained herein shall be construed as constituting a partnership or joint venture between the Client and the Supplier.</w:t>
      </w:r>
      <w:r>
        <w:t xml:space="preserve"> </w:t>
      </w:r>
    </w:p>
    <w:p w14:paraId="40AF6BD4" w14:textId="77777777" w:rsidR="00D42977" w:rsidRPr="00F82466" w:rsidRDefault="00D42977" w:rsidP="00D42977">
      <w:pPr>
        <w:pStyle w:val="ContractLevel2"/>
        <w:jc w:val="both"/>
      </w:pPr>
      <w:r w:rsidRPr="00F82466">
        <w:t xml:space="preserve">The Supplier and its contractors, subcontractors and Supplier-engaged third parties involved in performing Services shall be registered with the Workers’ Compensation Board (WCB), and maintain WCB coverage while Services are being provided. If the Supplier becomes aware that its, or its contractors, </w:t>
      </w:r>
      <w:r w:rsidRPr="00F82466">
        <w:lastRenderedPageBreak/>
        <w:t xml:space="preserve">subcontractors or Supplier-engaged third parties’ status has changed, the Supplier shall notify the Client of any change within 5 Business Days. </w:t>
      </w:r>
    </w:p>
    <w:p w14:paraId="24C87BE9" w14:textId="77777777" w:rsidR="00D42977" w:rsidRPr="008D7D0E" w:rsidRDefault="00D42977" w:rsidP="00D42977">
      <w:pPr>
        <w:pStyle w:val="ContractLevel2"/>
        <w:jc w:val="both"/>
        <w:rPr>
          <w:u w:val="single"/>
        </w:rPr>
      </w:pPr>
      <w:r w:rsidRPr="008D7D0E">
        <w:rPr>
          <w:u w:val="single"/>
        </w:rPr>
        <w:t>The Supplier, its contractors and subcontractors, and Supplier-engaged third parties shall comply with all Government of Saskatchewan policies relating to health, safety, and security including any guidelines relating to vaccinations that are applicable to the Government of Saskatchewan Contractors, and any workplace practices, security and safety rules and regulations applicable to the Client.</w:t>
      </w:r>
    </w:p>
    <w:p w14:paraId="3A464F98" w14:textId="77777777" w:rsidR="00D42977" w:rsidRPr="00F82466" w:rsidRDefault="00D42977" w:rsidP="00D42977">
      <w:pPr>
        <w:pStyle w:val="ContractLevel2"/>
        <w:jc w:val="both"/>
      </w:pPr>
      <w:r w:rsidRPr="00F82466">
        <w:t>Any rights and remedies provided to the parties herein are cumulative and are in addition to and not in substitution for any rights or remedies provided or available at law or in equity.</w:t>
      </w:r>
      <w:r>
        <w:t xml:space="preserve"> </w:t>
      </w:r>
    </w:p>
    <w:p w14:paraId="36684BAB" w14:textId="77777777" w:rsidR="00D42977" w:rsidRPr="00F82466" w:rsidRDefault="00D42977" w:rsidP="00D42977">
      <w:pPr>
        <w:pStyle w:val="ContractLevel2"/>
        <w:jc w:val="both"/>
      </w:pPr>
      <w:r w:rsidRPr="00F82466">
        <w:t>This MTC, including</w:t>
      </w:r>
      <w:r>
        <w:t xml:space="preserve"> </w:t>
      </w:r>
      <w:r w:rsidRPr="00F82466">
        <w:t>the Schedules and any documents to the extent incorporated herein by reference, constitutes the entire and exclusive agreement between the parties hereto relating to the subject matter hereof and supersedes all prior agreements, undertakings, representations and understandings, written or oral, between the parties or their representatives relating thereto.</w:t>
      </w:r>
      <w:r>
        <w:t xml:space="preserve"> </w:t>
      </w:r>
      <w:r w:rsidRPr="00F82466">
        <w:t>No amendment to this MTC, or any Schedule, shall be effective unless it is in writing and executed by the parties hereto.</w:t>
      </w:r>
    </w:p>
    <w:p w14:paraId="5A2BA39B" w14:textId="77777777" w:rsidR="00D42977" w:rsidRPr="00F82466" w:rsidRDefault="00D42977" w:rsidP="00D42977">
      <w:pPr>
        <w:pStyle w:val="ContractLevel2"/>
        <w:jc w:val="both"/>
      </w:pPr>
      <w:r w:rsidRPr="00F82466">
        <w:t>Any delay, neglect or forbearance by a party in enforcing against the other party any term, condition or obligation of this MTC or a Subsequent Contract shall not constitute a waiver of such or in any way prejudice any rights or remedies of that party.</w:t>
      </w:r>
      <w:r>
        <w:t xml:space="preserve"> </w:t>
      </w:r>
      <w:r w:rsidRPr="00F82466">
        <w:t>Any waiver of any term, condition or obligation of this MTC or a Subsequent Contract must be in writing to be effective and shall apply only to the extent set forth in writing.</w:t>
      </w:r>
    </w:p>
    <w:p w14:paraId="57304BE5" w14:textId="77777777" w:rsidR="00D42977" w:rsidRPr="00F82466" w:rsidRDefault="00D42977" w:rsidP="00D42977">
      <w:pPr>
        <w:pStyle w:val="ContractLevel2"/>
        <w:jc w:val="both"/>
      </w:pPr>
      <w:r w:rsidRPr="00F82466">
        <w:t>If any provision in this MTC or a Subsequent Contract is declared invalid, illegal or unenforceable, such provision shall be severed and the other provisions shall remain in full force and effect.</w:t>
      </w:r>
    </w:p>
    <w:p w14:paraId="72DC812E" w14:textId="77777777" w:rsidR="00D42977" w:rsidRPr="00F82466" w:rsidRDefault="00D42977" w:rsidP="00D42977">
      <w:pPr>
        <w:pStyle w:val="ContractLevel2"/>
        <w:jc w:val="both"/>
        <w:rPr>
          <w:lang w:val="en-US"/>
        </w:rPr>
      </w:pPr>
      <w:r w:rsidRPr="00F82466">
        <w:rPr>
          <w:lang w:val="en-US"/>
        </w:rPr>
        <w:t>This MTC shall be governed by and interpreted in accordance with the laws of the Province of Saskatchewan and the federal laws of Canada applicable therein and the parties consent to the jurisdiction of the courts of Saskatchewan, which shall have exclusive jurisdiction with respect to any litigation arising in connection with this MTC.</w:t>
      </w:r>
      <w:r>
        <w:t xml:space="preserve"> </w:t>
      </w:r>
    </w:p>
    <w:p w14:paraId="1054BE9F" w14:textId="77777777" w:rsidR="00D42977" w:rsidRPr="00F82466" w:rsidRDefault="00D42977" w:rsidP="00D42977">
      <w:pPr>
        <w:pStyle w:val="ContractLevel2"/>
        <w:jc w:val="both"/>
      </w:pPr>
      <w:r w:rsidRPr="00F82466">
        <w:t>The Supplier warrants to perform the Services in a good and workmanlike manner, in accordance with accepted industry practices and to the standard that professional services of such character in the industry would be reasonably expected.</w:t>
      </w:r>
    </w:p>
    <w:p w14:paraId="1E218573" w14:textId="77777777" w:rsidR="00D42977" w:rsidRPr="00F82466" w:rsidRDefault="00D42977" w:rsidP="00D42977">
      <w:pPr>
        <w:pStyle w:val="ContractLevel2"/>
        <w:jc w:val="both"/>
      </w:pPr>
      <w:r w:rsidRPr="00F82466">
        <w:t>All Services and Deliverables shall be subject to inspection by the Client prior to acceptance. Should the Services or Deliverables be defective in materials or workmanship or otherwise not be in accordance with the requirements of this MTC or the Subsequent Contract, the Client shall have the right to reject the Services or Deliverables or to require their correction.</w:t>
      </w:r>
      <w:r>
        <w:t xml:space="preserve"> </w:t>
      </w:r>
      <w:r w:rsidRPr="00F82466">
        <w:t xml:space="preserve">Inspection by the Client shall not relieve the Supplier from responsibility for defects or other failure to meet the requirements of this MTC or the Subsequent Contract. The Supplier agrees to accept and be bound by the Client's interpretation of the meaning of the Services and Deliverables. If a deficiency is identified by the Client, the </w:t>
      </w:r>
      <w:r w:rsidRPr="00F82466">
        <w:lastRenderedPageBreak/>
        <w:t>Supplier must rectify the deficiency to the Client’s satisfaction within 15 calendar days.</w:t>
      </w:r>
      <w:r>
        <w:t xml:space="preserve"> </w:t>
      </w:r>
    </w:p>
    <w:p w14:paraId="07093C49" w14:textId="77777777" w:rsidR="00D42977" w:rsidRPr="00F82466" w:rsidRDefault="00D42977" w:rsidP="00D42977">
      <w:pPr>
        <w:pStyle w:val="ContractLevel2"/>
        <w:jc w:val="both"/>
      </w:pPr>
      <w:r w:rsidRPr="00F82466">
        <w:t>If either party hereto is delayed, hindered or prevented from the performance of any of its obligations under this MTC or a Subsequent Contract (hereinafter referred to as the "delay") by reason of fire, flood, explosion, acts of God, war, revolution, civil disturbance, embargoes or other cause beyond the reasonable control of the party affected (not including a labour stoppage, lack of funds, or the financial condition of the party), such performance shall be excused for the period of the delay and any period within which such performance is to be effected shall be extended by the period of the delay.</w:t>
      </w:r>
      <w:r>
        <w:t xml:space="preserve"> </w:t>
      </w:r>
      <w:r w:rsidRPr="00F82466">
        <w:t>A party shall not be entitled to relief under this Section 13.17 unless it makes all reasonable efforts to prevent, work around or otherwise mitigate the effects of the delay and has given written notice of the delay to the other party within five (5) Business Days after the commencement of the delay.</w:t>
      </w:r>
    </w:p>
    <w:p w14:paraId="085A7625" w14:textId="77777777" w:rsidR="00D42977" w:rsidRPr="00F82466" w:rsidRDefault="00D42977" w:rsidP="00D42977">
      <w:pPr>
        <w:pStyle w:val="ContractLevel2"/>
        <w:jc w:val="both"/>
      </w:pPr>
      <w:r w:rsidRPr="00F82466">
        <w:t>Time is of the essence under this MTC and all Schedules hereto.</w:t>
      </w:r>
    </w:p>
    <w:p w14:paraId="117310B5" w14:textId="77777777" w:rsidR="00D42977" w:rsidRPr="00F82466" w:rsidRDefault="00D42977" w:rsidP="00D42977">
      <w:pPr>
        <w:pStyle w:val="ContractLevel2"/>
        <w:jc w:val="both"/>
      </w:pPr>
      <w:r w:rsidRPr="00F82466">
        <w:t xml:space="preserve">All references to amounts of money in this MTC or any Schedule, unless otherwise specified, shall be in Canadian currency. </w:t>
      </w:r>
    </w:p>
    <w:p w14:paraId="0654AA20" w14:textId="77777777" w:rsidR="00D42977" w:rsidRPr="00F82466" w:rsidRDefault="00D42977" w:rsidP="00D42977">
      <w:pPr>
        <w:pStyle w:val="ContractLevel2"/>
        <w:jc w:val="both"/>
      </w:pPr>
      <w:r w:rsidRPr="00F82466">
        <w:t>The parties hereto shall from time to time execute and deliver all such other and further deeds, documents, instruments and assurances as may be necessary or required to carry into force and effect the purpose and intent of this MTC and any Schedule.</w:t>
      </w:r>
      <w:r>
        <w:t xml:space="preserve"> </w:t>
      </w:r>
    </w:p>
    <w:p w14:paraId="790F5434" w14:textId="77777777" w:rsidR="00D42977" w:rsidRPr="00F82466" w:rsidRDefault="00D42977" w:rsidP="00D42977">
      <w:pPr>
        <w:pStyle w:val="ContractLevel2"/>
        <w:numPr>
          <w:ilvl w:val="0"/>
          <w:numId w:val="0"/>
        </w:numPr>
        <w:jc w:val="center"/>
        <w:rPr>
          <w:b/>
          <w:i/>
        </w:rPr>
      </w:pPr>
    </w:p>
    <w:p w14:paraId="5C1E5323" w14:textId="77777777" w:rsidR="00D42977" w:rsidRPr="00F82466" w:rsidRDefault="00D42977" w:rsidP="00D42977">
      <w:pPr>
        <w:pStyle w:val="ContractLevel2"/>
        <w:numPr>
          <w:ilvl w:val="0"/>
          <w:numId w:val="0"/>
        </w:numPr>
        <w:jc w:val="center"/>
        <w:rPr>
          <w:b/>
          <w:i/>
        </w:rPr>
      </w:pPr>
    </w:p>
    <w:p w14:paraId="1268567C" w14:textId="77777777" w:rsidR="00D42977" w:rsidRPr="00F82466" w:rsidRDefault="00D42977" w:rsidP="00D42977">
      <w:pPr>
        <w:pStyle w:val="ContractLevel2"/>
        <w:numPr>
          <w:ilvl w:val="0"/>
          <w:numId w:val="0"/>
        </w:numPr>
        <w:jc w:val="center"/>
        <w:rPr>
          <w:b/>
          <w:i/>
        </w:rPr>
      </w:pPr>
    </w:p>
    <w:p w14:paraId="47CA94AF" w14:textId="77777777" w:rsidR="00D42977" w:rsidRPr="00F82466" w:rsidRDefault="00D42977" w:rsidP="00D42977">
      <w:pPr>
        <w:pStyle w:val="ContractLevel2"/>
        <w:numPr>
          <w:ilvl w:val="0"/>
          <w:numId w:val="0"/>
        </w:numPr>
        <w:jc w:val="center"/>
        <w:rPr>
          <w:b/>
          <w:i/>
        </w:rPr>
      </w:pPr>
    </w:p>
    <w:p w14:paraId="41B6DBE9" w14:textId="77777777" w:rsidR="00D42977" w:rsidRPr="00F82466" w:rsidRDefault="00D42977" w:rsidP="00D42977">
      <w:pPr>
        <w:pStyle w:val="ContractLevel2"/>
        <w:numPr>
          <w:ilvl w:val="0"/>
          <w:numId w:val="0"/>
        </w:numPr>
        <w:jc w:val="center"/>
        <w:rPr>
          <w:b/>
          <w:i/>
        </w:rPr>
      </w:pPr>
    </w:p>
    <w:p w14:paraId="1F1F476C" w14:textId="77777777" w:rsidR="00D42977" w:rsidRDefault="00D42977" w:rsidP="00D42977">
      <w:pPr>
        <w:pStyle w:val="ContractLevel2"/>
        <w:numPr>
          <w:ilvl w:val="0"/>
          <w:numId w:val="0"/>
        </w:numPr>
        <w:jc w:val="center"/>
        <w:rPr>
          <w:b/>
          <w:i/>
        </w:rPr>
      </w:pPr>
    </w:p>
    <w:p w14:paraId="0E03C28B" w14:textId="77777777" w:rsidR="00D42977" w:rsidRDefault="00D42977" w:rsidP="00D42977">
      <w:pPr>
        <w:pStyle w:val="ContractLevel2"/>
        <w:numPr>
          <w:ilvl w:val="0"/>
          <w:numId w:val="0"/>
        </w:numPr>
        <w:jc w:val="center"/>
        <w:rPr>
          <w:b/>
          <w:i/>
        </w:rPr>
      </w:pPr>
    </w:p>
    <w:p w14:paraId="414B0CD6" w14:textId="77777777" w:rsidR="00D42977" w:rsidRPr="00F82466" w:rsidRDefault="00D42977" w:rsidP="00D42977">
      <w:pPr>
        <w:pStyle w:val="ContractLevel2"/>
        <w:numPr>
          <w:ilvl w:val="0"/>
          <w:numId w:val="0"/>
        </w:numPr>
        <w:jc w:val="center"/>
        <w:rPr>
          <w:b/>
        </w:rPr>
      </w:pPr>
      <w:r w:rsidRPr="00F82466">
        <w:rPr>
          <w:b/>
          <w:i/>
        </w:rPr>
        <w:t>[Remainder of Page Intentionally Left Blank.</w:t>
      </w:r>
      <w:r>
        <w:rPr>
          <w:b/>
          <w:i/>
        </w:rPr>
        <w:t xml:space="preserve"> </w:t>
      </w:r>
      <w:r w:rsidRPr="00F82466">
        <w:rPr>
          <w:b/>
          <w:i/>
        </w:rPr>
        <w:t>Signature Page to Follow]</w:t>
      </w:r>
    </w:p>
    <w:p w14:paraId="77384C60" w14:textId="77777777" w:rsidR="00D42977" w:rsidRPr="00F82466" w:rsidRDefault="00D42977" w:rsidP="00D42977">
      <w:pPr>
        <w:rPr>
          <w:rFonts w:eastAsiaTheme="majorEastAsia" w:cstheme="majorBidi"/>
          <w:b/>
          <w:bCs/>
          <w:szCs w:val="26"/>
        </w:rPr>
      </w:pPr>
      <w:r w:rsidRPr="00F82466">
        <w:rPr>
          <w:b/>
        </w:rPr>
        <w:br w:type="page"/>
      </w:r>
    </w:p>
    <w:p w14:paraId="45D6E886" w14:textId="77777777" w:rsidR="00D42977" w:rsidRPr="00F82466" w:rsidRDefault="00D42977" w:rsidP="00D42977">
      <w:pPr>
        <w:jc w:val="both"/>
      </w:pPr>
      <w:r w:rsidRPr="00F82466">
        <w:lastRenderedPageBreak/>
        <w:t>IN WITNESS WHEREOF the parties hereto have caused and duly executed this MTC as of the day and year first above written.</w:t>
      </w:r>
    </w:p>
    <w:p w14:paraId="60A33B03" w14:textId="77777777" w:rsidR="00D42977" w:rsidRPr="00F82466" w:rsidRDefault="00D42977" w:rsidP="00D42977">
      <w:pPr>
        <w:jc w:val="both"/>
        <w:rPr>
          <w:b/>
          <w:u w:val="single"/>
        </w:rPr>
      </w:pPr>
      <w:r w:rsidRPr="00F82466">
        <w:rPr>
          <w:b/>
          <w:u w:val="single"/>
        </w:rPr>
        <w:t>H</w:t>
      </w:r>
      <w:r>
        <w:rPr>
          <w:b/>
          <w:u w:val="single"/>
        </w:rPr>
        <w:t>IS</w:t>
      </w:r>
      <w:r w:rsidRPr="00F82466">
        <w:rPr>
          <w:b/>
          <w:u w:val="single"/>
        </w:rPr>
        <w:t xml:space="preserve"> MAJESTY THE </w:t>
      </w:r>
      <w:r>
        <w:rPr>
          <w:b/>
          <w:u w:val="single"/>
        </w:rPr>
        <w:t>KING</w:t>
      </w:r>
      <w:r w:rsidRPr="00F82466">
        <w:rPr>
          <w:b/>
          <w:u w:val="single"/>
        </w:rPr>
        <w:t xml:space="preserve"> IN RIGHT OF SASKATCHEWAN as represented by the Minister of </w:t>
      </w:r>
      <w:r>
        <w:rPr>
          <w:b/>
          <w:u w:val="single"/>
        </w:rPr>
        <w:t>SaskBuilds and Procurement:</w:t>
      </w:r>
      <w:r w:rsidRPr="00F82466">
        <w:rPr>
          <w:b/>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850"/>
      </w:tblGrid>
      <w:tr w:rsidR="00D42977" w:rsidRPr="00F82466" w14:paraId="2D770071" w14:textId="77777777" w:rsidTr="00D16E02">
        <w:trPr>
          <w:cnfStyle w:val="100000000000" w:firstRow="1" w:lastRow="0" w:firstColumn="0" w:lastColumn="0" w:oddVBand="0" w:evenVBand="0" w:oddHBand="0" w:evenHBand="0" w:firstRowFirstColumn="0" w:firstRowLastColumn="0" w:lastRowFirstColumn="0" w:lastRowLastColumn="0"/>
        </w:trPr>
        <w:tc>
          <w:tcPr>
            <w:tcW w:w="1818" w:type="dxa"/>
            <w:hideMark/>
          </w:tcPr>
          <w:p w14:paraId="711BD63A" w14:textId="77777777" w:rsidR="00D42977" w:rsidRPr="00F82466" w:rsidRDefault="00D42977" w:rsidP="00D16E02">
            <w:pPr>
              <w:spacing w:before="480"/>
              <w:jc w:val="right"/>
            </w:pPr>
            <w:r w:rsidRPr="00F82466">
              <w:t>Signature:</w:t>
            </w:r>
          </w:p>
        </w:tc>
        <w:tc>
          <w:tcPr>
            <w:tcW w:w="5850" w:type="dxa"/>
            <w:tcBorders>
              <w:top w:val="nil"/>
              <w:left w:val="nil"/>
              <w:bottom w:val="single" w:sz="8" w:space="0" w:color="auto"/>
              <w:right w:val="nil"/>
            </w:tcBorders>
          </w:tcPr>
          <w:p w14:paraId="53F65DBD" w14:textId="77777777" w:rsidR="00D42977" w:rsidRPr="00F82466" w:rsidRDefault="00D42977" w:rsidP="00D16E02">
            <w:pPr>
              <w:spacing w:before="480"/>
              <w:jc w:val="center"/>
            </w:pPr>
          </w:p>
        </w:tc>
      </w:tr>
      <w:tr w:rsidR="00D42977" w:rsidRPr="00F82466" w14:paraId="6351C4B4" w14:textId="77777777" w:rsidTr="00D16E02">
        <w:tc>
          <w:tcPr>
            <w:tcW w:w="1818" w:type="dxa"/>
            <w:hideMark/>
          </w:tcPr>
          <w:p w14:paraId="4958AE4A" w14:textId="77777777" w:rsidR="00D42977" w:rsidRPr="00F82466" w:rsidRDefault="00D42977" w:rsidP="00D16E02">
            <w:pPr>
              <w:spacing w:before="240"/>
              <w:jc w:val="right"/>
            </w:pPr>
            <w:r w:rsidRPr="00F82466">
              <w:t>Name:</w:t>
            </w:r>
          </w:p>
        </w:tc>
        <w:tc>
          <w:tcPr>
            <w:tcW w:w="5850" w:type="dxa"/>
            <w:tcBorders>
              <w:top w:val="single" w:sz="8" w:space="0" w:color="auto"/>
              <w:left w:val="nil"/>
              <w:bottom w:val="single" w:sz="8" w:space="0" w:color="auto"/>
              <w:right w:val="nil"/>
            </w:tcBorders>
            <w:hideMark/>
          </w:tcPr>
          <w:p w14:paraId="6A233269" w14:textId="77777777" w:rsidR="00D42977" w:rsidRPr="00F82466" w:rsidRDefault="00D42977" w:rsidP="00D16E02">
            <w:pPr>
              <w:spacing w:before="240"/>
              <w:jc w:val="center"/>
            </w:pPr>
            <w:r>
              <w:t>Jason Wall</w:t>
            </w:r>
          </w:p>
        </w:tc>
      </w:tr>
      <w:tr w:rsidR="00D42977" w:rsidRPr="00F82466" w14:paraId="013E984D" w14:textId="77777777" w:rsidTr="00D16E02">
        <w:tc>
          <w:tcPr>
            <w:tcW w:w="1818" w:type="dxa"/>
            <w:hideMark/>
          </w:tcPr>
          <w:p w14:paraId="52F41012" w14:textId="77777777" w:rsidR="00D42977" w:rsidRPr="00F82466" w:rsidRDefault="00D42977" w:rsidP="00D16E02">
            <w:pPr>
              <w:spacing w:before="240"/>
              <w:jc w:val="right"/>
            </w:pPr>
            <w:r w:rsidRPr="00F82466">
              <w:t>Title:</w:t>
            </w:r>
          </w:p>
        </w:tc>
        <w:tc>
          <w:tcPr>
            <w:tcW w:w="5850" w:type="dxa"/>
            <w:tcBorders>
              <w:top w:val="single" w:sz="8" w:space="0" w:color="auto"/>
              <w:left w:val="nil"/>
              <w:bottom w:val="single" w:sz="8" w:space="0" w:color="auto"/>
              <w:right w:val="nil"/>
            </w:tcBorders>
            <w:hideMark/>
          </w:tcPr>
          <w:p w14:paraId="781964D8" w14:textId="77777777" w:rsidR="00D42977" w:rsidRPr="00F82466" w:rsidRDefault="00D42977" w:rsidP="00D16E02">
            <w:pPr>
              <w:spacing w:before="240"/>
              <w:jc w:val="center"/>
            </w:pPr>
            <w:r>
              <w:t>Assistant Deputy Minister</w:t>
            </w:r>
          </w:p>
        </w:tc>
      </w:tr>
      <w:tr w:rsidR="00D42977" w:rsidRPr="00F82466" w14:paraId="111946F2" w14:textId="77777777" w:rsidTr="00D16E02">
        <w:tc>
          <w:tcPr>
            <w:tcW w:w="1818" w:type="dxa"/>
          </w:tcPr>
          <w:p w14:paraId="59656FC1" w14:textId="77777777" w:rsidR="00D42977" w:rsidRPr="00F82466" w:rsidRDefault="00D42977" w:rsidP="00D16E02">
            <w:pPr>
              <w:spacing w:before="240"/>
              <w:jc w:val="right"/>
            </w:pPr>
            <w:r>
              <w:t>Date:</w:t>
            </w:r>
          </w:p>
        </w:tc>
        <w:tc>
          <w:tcPr>
            <w:tcW w:w="5850" w:type="dxa"/>
            <w:tcBorders>
              <w:top w:val="single" w:sz="8" w:space="0" w:color="auto"/>
              <w:left w:val="nil"/>
              <w:bottom w:val="single" w:sz="8" w:space="0" w:color="auto"/>
              <w:right w:val="nil"/>
            </w:tcBorders>
          </w:tcPr>
          <w:p w14:paraId="237D1848" w14:textId="77777777" w:rsidR="00D42977" w:rsidRPr="00F82466" w:rsidRDefault="00D42977" w:rsidP="00D16E02">
            <w:pPr>
              <w:spacing w:before="240"/>
              <w:jc w:val="center"/>
            </w:pPr>
          </w:p>
        </w:tc>
      </w:tr>
    </w:tbl>
    <w:p w14:paraId="11C35BA7" w14:textId="77777777" w:rsidR="00D42977" w:rsidRPr="00F82466" w:rsidRDefault="00D42977" w:rsidP="00D42977">
      <w:pPr>
        <w:rPr>
          <w:b/>
          <w:u w:val="single"/>
        </w:rPr>
      </w:pPr>
    </w:p>
    <w:p w14:paraId="0E9FCFD1" w14:textId="77777777" w:rsidR="00D42977" w:rsidRPr="00F82466" w:rsidRDefault="00D42977" w:rsidP="00D42977">
      <w:pPr>
        <w:rPr>
          <w:b/>
          <w:u w:val="single"/>
        </w:rPr>
      </w:pPr>
      <w:r w:rsidRPr="00FE7AB3">
        <w:rPr>
          <w:b/>
          <w:highlight w:val="yellow"/>
          <w:u w:val="single"/>
        </w:rPr>
        <w:fldChar w:fldCharType="begin"/>
      </w:r>
      <w:r w:rsidRPr="00FE7AB3">
        <w:rPr>
          <w:b/>
          <w:highlight w:val="yellow"/>
          <w:u w:val="single"/>
        </w:rPr>
        <w:instrText xml:space="preserve"> MERGEFIELD Service_Provider_Legal_Name </w:instrText>
      </w:r>
      <w:r w:rsidRPr="00FE7AB3">
        <w:rPr>
          <w:b/>
          <w:highlight w:val="yellow"/>
          <w:u w:val="single"/>
        </w:rPr>
        <w:fldChar w:fldCharType="separate"/>
      </w:r>
      <w:r w:rsidRPr="00FE7AB3">
        <w:rPr>
          <w:b/>
          <w:noProof/>
          <w:highlight w:val="yellow"/>
          <w:u w:val="single"/>
        </w:rPr>
        <w:t>«Service_Provider_Legal_Name»</w:t>
      </w:r>
      <w:r w:rsidRPr="00FE7AB3">
        <w:rPr>
          <w:b/>
          <w:highlight w:val="yellow"/>
          <w:u w:val="single"/>
        </w:rPr>
        <w:fldChar w:fldCharType="end"/>
      </w:r>
      <w:r w:rsidRPr="00FE7AB3">
        <w:rPr>
          <w:b/>
          <w:highlight w:val="yellow"/>
          <w:u w:val="singl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850"/>
      </w:tblGrid>
      <w:tr w:rsidR="00D42977" w:rsidRPr="00F82466" w14:paraId="1F77F35F" w14:textId="77777777" w:rsidTr="00D16E02">
        <w:trPr>
          <w:cnfStyle w:val="100000000000" w:firstRow="1" w:lastRow="0" w:firstColumn="0" w:lastColumn="0" w:oddVBand="0" w:evenVBand="0" w:oddHBand="0" w:evenHBand="0" w:firstRowFirstColumn="0" w:firstRowLastColumn="0" w:lastRowFirstColumn="0" w:lastRowLastColumn="0"/>
        </w:trPr>
        <w:tc>
          <w:tcPr>
            <w:tcW w:w="1818" w:type="dxa"/>
            <w:hideMark/>
          </w:tcPr>
          <w:p w14:paraId="23F4369B" w14:textId="77777777" w:rsidR="00D42977" w:rsidRPr="00F82466" w:rsidRDefault="00D42977" w:rsidP="00D16E02">
            <w:pPr>
              <w:spacing w:before="240"/>
              <w:jc w:val="right"/>
            </w:pPr>
            <w:r w:rsidRPr="00F82466">
              <w:t>Signature:</w:t>
            </w:r>
          </w:p>
        </w:tc>
        <w:tc>
          <w:tcPr>
            <w:tcW w:w="5850" w:type="dxa"/>
            <w:tcBorders>
              <w:top w:val="nil"/>
              <w:left w:val="nil"/>
              <w:bottom w:val="single" w:sz="8" w:space="0" w:color="auto"/>
              <w:right w:val="nil"/>
            </w:tcBorders>
          </w:tcPr>
          <w:p w14:paraId="6ADF9C31" w14:textId="77777777" w:rsidR="00D42977" w:rsidRPr="00F82466" w:rsidRDefault="00D42977" w:rsidP="00D16E02">
            <w:pPr>
              <w:spacing w:before="240"/>
              <w:jc w:val="center"/>
            </w:pPr>
          </w:p>
        </w:tc>
      </w:tr>
      <w:tr w:rsidR="00D42977" w:rsidRPr="00F82466" w14:paraId="2191F480" w14:textId="77777777" w:rsidTr="00D16E02">
        <w:tc>
          <w:tcPr>
            <w:tcW w:w="1818" w:type="dxa"/>
            <w:hideMark/>
          </w:tcPr>
          <w:p w14:paraId="57C048D2" w14:textId="77777777" w:rsidR="00D42977" w:rsidRPr="00F82466" w:rsidRDefault="00D42977" w:rsidP="00D16E02">
            <w:pPr>
              <w:spacing w:before="240"/>
              <w:jc w:val="right"/>
            </w:pPr>
            <w:r w:rsidRPr="00F82466">
              <w:t>Name:</w:t>
            </w:r>
          </w:p>
        </w:tc>
        <w:tc>
          <w:tcPr>
            <w:tcW w:w="5850" w:type="dxa"/>
            <w:tcBorders>
              <w:top w:val="single" w:sz="8" w:space="0" w:color="auto"/>
              <w:left w:val="nil"/>
              <w:bottom w:val="single" w:sz="8" w:space="0" w:color="auto"/>
              <w:right w:val="nil"/>
            </w:tcBorders>
          </w:tcPr>
          <w:p w14:paraId="06B67ACE" w14:textId="77777777" w:rsidR="00D42977" w:rsidRPr="00F82466" w:rsidRDefault="00D42977" w:rsidP="00D16E02">
            <w:pPr>
              <w:spacing w:before="240"/>
              <w:jc w:val="center"/>
            </w:pPr>
          </w:p>
        </w:tc>
      </w:tr>
      <w:tr w:rsidR="00D42977" w14:paraId="2EB8DD09" w14:textId="77777777" w:rsidTr="00D16E02">
        <w:tc>
          <w:tcPr>
            <w:tcW w:w="1818" w:type="dxa"/>
            <w:hideMark/>
          </w:tcPr>
          <w:p w14:paraId="775D86CC" w14:textId="77777777" w:rsidR="00D42977" w:rsidRDefault="00D42977" w:rsidP="00D16E02">
            <w:pPr>
              <w:spacing w:before="240"/>
              <w:jc w:val="right"/>
            </w:pPr>
            <w:r w:rsidRPr="00F82466">
              <w:t>Title:</w:t>
            </w:r>
          </w:p>
        </w:tc>
        <w:tc>
          <w:tcPr>
            <w:tcW w:w="5850" w:type="dxa"/>
            <w:tcBorders>
              <w:top w:val="single" w:sz="8" w:space="0" w:color="auto"/>
              <w:left w:val="nil"/>
              <w:bottom w:val="single" w:sz="8" w:space="0" w:color="auto"/>
              <w:right w:val="nil"/>
            </w:tcBorders>
          </w:tcPr>
          <w:p w14:paraId="5A093811" w14:textId="77777777" w:rsidR="00D42977" w:rsidRDefault="00D42977" w:rsidP="00D16E02">
            <w:pPr>
              <w:spacing w:before="240"/>
              <w:jc w:val="center"/>
            </w:pPr>
          </w:p>
        </w:tc>
      </w:tr>
      <w:tr w:rsidR="00D42977" w14:paraId="36F1C5A0" w14:textId="77777777" w:rsidTr="00D16E02">
        <w:tc>
          <w:tcPr>
            <w:tcW w:w="1818" w:type="dxa"/>
          </w:tcPr>
          <w:p w14:paraId="05047B97" w14:textId="77777777" w:rsidR="00D42977" w:rsidRPr="00F82466" w:rsidRDefault="00D42977" w:rsidP="00D16E02">
            <w:pPr>
              <w:spacing w:before="240"/>
              <w:jc w:val="right"/>
            </w:pPr>
            <w:r>
              <w:t>Date:</w:t>
            </w:r>
          </w:p>
        </w:tc>
        <w:tc>
          <w:tcPr>
            <w:tcW w:w="5850" w:type="dxa"/>
            <w:tcBorders>
              <w:top w:val="single" w:sz="8" w:space="0" w:color="auto"/>
              <w:left w:val="nil"/>
              <w:bottom w:val="single" w:sz="8" w:space="0" w:color="auto"/>
              <w:right w:val="nil"/>
            </w:tcBorders>
          </w:tcPr>
          <w:p w14:paraId="1805F0C0" w14:textId="77777777" w:rsidR="00D42977" w:rsidRDefault="00D42977" w:rsidP="00D16E02">
            <w:pPr>
              <w:spacing w:before="240"/>
              <w:jc w:val="center"/>
            </w:pPr>
          </w:p>
        </w:tc>
      </w:tr>
    </w:tbl>
    <w:p w14:paraId="6A371EB7" w14:textId="5B188D15" w:rsidR="00D42977" w:rsidRDefault="00D42977" w:rsidP="00D42977"/>
    <w:p w14:paraId="57E94EF2" w14:textId="77777777" w:rsidR="00D42977" w:rsidRDefault="00D42977">
      <w:r>
        <w:br w:type="page"/>
      </w:r>
    </w:p>
    <w:bookmarkEnd w:id="0"/>
    <w:bookmarkEnd w:id="1"/>
    <w:p w14:paraId="3FB1A395" w14:textId="63CAC087" w:rsidR="00471877" w:rsidRPr="003E4680" w:rsidRDefault="00471877" w:rsidP="00471877">
      <w:pPr>
        <w:pStyle w:val="Heading2"/>
        <w:numPr>
          <w:ilvl w:val="0"/>
          <w:numId w:val="0"/>
        </w:numPr>
        <w:pBdr>
          <w:bottom w:val="single" w:sz="18" w:space="1" w:color="auto"/>
        </w:pBdr>
        <w:tabs>
          <w:tab w:val="clear" w:pos="0"/>
        </w:tabs>
        <w:ind w:left="-720"/>
      </w:pPr>
      <w:r w:rsidRPr="003E4680">
        <w:lastRenderedPageBreak/>
        <w:t>Subsequent Contract</w:t>
      </w:r>
    </w:p>
    <w:p w14:paraId="704F6481" w14:textId="77777777" w:rsidR="007056E2" w:rsidRPr="009A4309" w:rsidRDefault="007056E2" w:rsidP="007056E2">
      <w:pPr>
        <w:jc w:val="both"/>
        <w:rPr>
          <w:rFonts w:cstheme="minorHAnsi"/>
          <w:b/>
        </w:rPr>
      </w:pPr>
      <w:bookmarkStart w:id="8" w:name="_Hlk95898485"/>
      <w:r w:rsidRPr="009A4309">
        <w:rPr>
          <w:rFonts w:cstheme="minorHAnsi"/>
          <w:b/>
        </w:rPr>
        <w:t>THIS SUBSEQUENT CONTRACT MADE in duplicate as of the 00th day of [Month], [Year], bearing Agreement Number ITD-XXXXX-XXX, (hereinafter referred to as this “Subsequent Contract”)</w:t>
      </w:r>
    </w:p>
    <w:p w14:paraId="30CFA159" w14:textId="47874DD1" w:rsidR="007056E2" w:rsidRPr="009A4309" w:rsidRDefault="007056E2" w:rsidP="007056E2">
      <w:pPr>
        <w:ind w:left="1440" w:hanging="1440"/>
        <w:rPr>
          <w:rFonts w:cstheme="minorHAnsi"/>
        </w:rPr>
      </w:pPr>
      <w:r w:rsidRPr="009A4309">
        <w:rPr>
          <w:rFonts w:cstheme="minorHAnsi"/>
          <w:b/>
        </w:rPr>
        <w:t>BETWEEN:</w:t>
      </w:r>
      <w:r w:rsidRPr="009A4309">
        <w:rPr>
          <w:rFonts w:cstheme="minorHAnsi"/>
          <w:b/>
        </w:rPr>
        <w:tab/>
      </w:r>
      <w:r w:rsidR="00D42977">
        <w:rPr>
          <w:rFonts w:cstheme="minorHAnsi"/>
        </w:rPr>
        <w:t>HIS</w:t>
      </w:r>
      <w:r w:rsidRPr="009A4309">
        <w:rPr>
          <w:rFonts w:cstheme="minorHAnsi"/>
        </w:rPr>
        <w:t xml:space="preserve"> MAJESTY THE </w:t>
      </w:r>
      <w:r w:rsidR="00D42977">
        <w:rPr>
          <w:rFonts w:cstheme="minorHAnsi"/>
        </w:rPr>
        <w:t>KING</w:t>
      </w:r>
      <w:r w:rsidRPr="009A4309">
        <w:rPr>
          <w:rFonts w:cstheme="minorHAnsi"/>
        </w:rPr>
        <w:t xml:space="preserve"> IN RIGHT OF SASKATCHEWAN as represented by the Minister of</w:t>
      </w:r>
    </w:p>
    <w:p w14:paraId="286DB02C" w14:textId="77777777" w:rsidR="007056E2" w:rsidRPr="009A4309" w:rsidRDefault="007056E2" w:rsidP="007056E2">
      <w:pPr>
        <w:jc w:val="center"/>
        <w:rPr>
          <w:rFonts w:cstheme="minorHAnsi"/>
        </w:rPr>
      </w:pPr>
      <w:r w:rsidRPr="009A4309">
        <w:rPr>
          <w:rFonts w:cstheme="minorHAnsi"/>
          <w:b/>
          <w:u w:val="single"/>
        </w:rPr>
        <w:t>Ministry of SaskBuilds and Procurement</w:t>
      </w:r>
      <w:r w:rsidRPr="009A4309">
        <w:rPr>
          <w:rFonts w:cstheme="minorHAnsi"/>
          <w:b/>
          <w:u w:val="single"/>
        </w:rPr>
        <w:br/>
        <w:t>1920 Rose Street</w:t>
      </w:r>
      <w:r w:rsidRPr="009A4309">
        <w:rPr>
          <w:rFonts w:cstheme="minorHAnsi"/>
          <w:b/>
          <w:u w:val="single"/>
        </w:rPr>
        <w:br/>
        <w:t xml:space="preserve">Regina, Saskatchewan, S4P 0A9 </w:t>
      </w:r>
      <w:r w:rsidRPr="009A4309">
        <w:rPr>
          <w:rFonts w:cstheme="minorHAnsi"/>
          <w:b/>
          <w:u w:val="single"/>
        </w:rPr>
        <w:br/>
      </w:r>
      <w:r w:rsidRPr="009A4309">
        <w:rPr>
          <w:rFonts w:cstheme="minorHAnsi"/>
        </w:rPr>
        <w:t>(hereinafter referred to as the “</w:t>
      </w:r>
      <w:r w:rsidRPr="009A4309">
        <w:rPr>
          <w:rFonts w:cstheme="minorHAnsi"/>
          <w:b/>
        </w:rPr>
        <w:t>Client</w:t>
      </w:r>
      <w:r w:rsidRPr="009A4309">
        <w:rPr>
          <w:rFonts w:cstheme="minorHAnsi"/>
        </w:rPr>
        <w:t>”)</w:t>
      </w:r>
    </w:p>
    <w:p w14:paraId="130C3D7C" w14:textId="77777777" w:rsidR="007056E2" w:rsidRPr="009A4309" w:rsidRDefault="007056E2" w:rsidP="007056E2">
      <w:pPr>
        <w:jc w:val="center"/>
        <w:rPr>
          <w:rFonts w:cstheme="minorHAnsi"/>
        </w:rPr>
      </w:pPr>
      <w:r w:rsidRPr="009A4309">
        <w:rPr>
          <w:rFonts w:cstheme="minorHAnsi"/>
        </w:rPr>
        <w:t>- and -</w:t>
      </w:r>
    </w:p>
    <w:p w14:paraId="579F8C0C" w14:textId="2DC71352" w:rsidR="007056E2" w:rsidRPr="009A4309" w:rsidRDefault="009A4309" w:rsidP="007056E2">
      <w:pPr>
        <w:jc w:val="center"/>
        <w:rPr>
          <w:rFonts w:cstheme="minorHAnsi"/>
          <w:b/>
          <w:u w:val="single"/>
        </w:rPr>
      </w:pPr>
      <w:r>
        <w:rPr>
          <w:rFonts w:cstheme="minorHAnsi"/>
          <w:b/>
          <w:bCs/>
        </w:rPr>
        <w:t>SERVICE PROVIDER</w:t>
      </w:r>
      <w:r w:rsidR="007056E2" w:rsidRPr="009A4309">
        <w:rPr>
          <w:rFonts w:cstheme="minorHAnsi"/>
          <w:b/>
          <w:bCs/>
        </w:rPr>
        <w:t>,</w:t>
      </w:r>
      <w:r w:rsidR="007056E2" w:rsidRPr="009A4309">
        <w:rPr>
          <w:rFonts w:cstheme="minorHAnsi"/>
        </w:rPr>
        <w:t xml:space="preserve"> </w:t>
      </w:r>
      <w:r w:rsidR="007056E2" w:rsidRPr="009A4309">
        <w:rPr>
          <w:rFonts w:cstheme="minorHAnsi"/>
        </w:rPr>
        <w:br/>
        <w:t>an entity duly registered under the laws of [Province/State, Country],</w:t>
      </w:r>
      <w:r w:rsidR="007056E2" w:rsidRPr="009A4309">
        <w:rPr>
          <w:rFonts w:cstheme="minorHAnsi"/>
        </w:rPr>
        <w:br/>
        <w:t>with a registered office at:</w:t>
      </w:r>
      <w:r w:rsidR="007056E2" w:rsidRPr="009A4309">
        <w:rPr>
          <w:rFonts w:cstheme="minorHAnsi"/>
        </w:rPr>
        <w:br/>
      </w:r>
      <w:r w:rsidR="007056E2" w:rsidRPr="009A4309">
        <w:rPr>
          <w:rFonts w:cstheme="minorHAnsi"/>
          <w:b/>
          <w:bCs/>
        </w:rPr>
        <w:t>XXXXXXXXXX</w:t>
      </w:r>
      <w:r w:rsidR="007056E2" w:rsidRPr="009A4309">
        <w:rPr>
          <w:rFonts w:cstheme="minorHAnsi"/>
          <w:b/>
          <w:bCs/>
        </w:rPr>
        <w:br/>
      </w:r>
      <w:proofErr w:type="spellStart"/>
      <w:r w:rsidR="007056E2" w:rsidRPr="009A4309">
        <w:rPr>
          <w:rFonts w:cstheme="minorHAnsi"/>
          <w:b/>
          <w:bCs/>
        </w:rPr>
        <w:t>XXXXXXXXXX</w:t>
      </w:r>
      <w:proofErr w:type="spellEnd"/>
      <w:r w:rsidR="007056E2" w:rsidRPr="009A4309">
        <w:rPr>
          <w:rFonts w:cstheme="minorHAnsi"/>
        </w:rPr>
        <w:br/>
        <w:t>(hereinafter referred to as the “Supplier”)</w:t>
      </w:r>
    </w:p>
    <w:p w14:paraId="1ECC8593" w14:textId="77777777" w:rsidR="007056E2" w:rsidRPr="009A4309" w:rsidRDefault="007056E2" w:rsidP="007056E2">
      <w:pPr>
        <w:spacing w:after="0"/>
        <w:jc w:val="both"/>
        <w:rPr>
          <w:rFonts w:cstheme="minorHAnsi"/>
        </w:rPr>
      </w:pPr>
    </w:p>
    <w:p w14:paraId="272D0A62" w14:textId="77777777" w:rsidR="007056E2" w:rsidRPr="009A4309" w:rsidRDefault="007056E2" w:rsidP="007056E2">
      <w:pPr>
        <w:jc w:val="both"/>
        <w:rPr>
          <w:rFonts w:cstheme="minorHAnsi"/>
        </w:rPr>
      </w:pPr>
      <w:r w:rsidRPr="009A4309">
        <w:rPr>
          <w:rFonts w:cstheme="minorHAnsi"/>
        </w:rPr>
        <w:t>WHEREAS, the Client and Supplier entered into Master Terms and Conditions Agreement (ITD-XXXXX-MTC) dated [Month Day, Year] (the “MTC”), under which the general terms and conditions which govern the relationship between the parties for any Services which may be provided by the Supplier to the Client should the Suppler be contractually engaged to provide such Services pursuant to a Subsequent Contract as a Schedule of the MTC as defined therein; and</w:t>
      </w:r>
    </w:p>
    <w:p w14:paraId="05F40B00" w14:textId="77777777" w:rsidR="007056E2" w:rsidRPr="009A4309" w:rsidRDefault="007056E2" w:rsidP="007056E2">
      <w:pPr>
        <w:jc w:val="both"/>
        <w:rPr>
          <w:rFonts w:cstheme="minorHAnsi"/>
        </w:rPr>
      </w:pPr>
      <w:r w:rsidRPr="009A4309">
        <w:rPr>
          <w:rFonts w:cstheme="minorHAnsi"/>
        </w:rPr>
        <w:t>WHEREAS, through a competitive process conducted by the Client, the Client has requested the Supplier to perform the Services hereinafter set out, and the Supplier has agreed to perform such Services pursuant to the MTC, and subject to the terms and conditions hereinafter contained;</w:t>
      </w:r>
    </w:p>
    <w:p w14:paraId="7E56B7B8" w14:textId="77777777" w:rsidR="007056E2" w:rsidRPr="009A4309" w:rsidRDefault="007056E2" w:rsidP="007056E2">
      <w:pPr>
        <w:jc w:val="both"/>
        <w:rPr>
          <w:rFonts w:cstheme="minorHAnsi"/>
        </w:rPr>
      </w:pPr>
      <w:r w:rsidRPr="009A4309">
        <w:rPr>
          <w:rFonts w:cstheme="minorHAnsi"/>
        </w:rPr>
        <w:t>NOW, THEREFORE, in consideration of the mutual promises hereinafter contained, the parties hereby agree as follows:</w:t>
      </w:r>
    </w:p>
    <w:p w14:paraId="5FD2FAF0" w14:textId="77777777" w:rsidR="007056E2" w:rsidRPr="009A4309" w:rsidRDefault="007056E2" w:rsidP="00AF3118">
      <w:pPr>
        <w:pStyle w:val="ContractLevel1"/>
        <w:numPr>
          <w:ilvl w:val="0"/>
          <w:numId w:val="31"/>
        </w:numPr>
        <w:rPr>
          <w:rFonts w:cstheme="minorHAnsi"/>
          <w:sz w:val="22"/>
          <w:szCs w:val="22"/>
        </w:rPr>
      </w:pPr>
      <w:r w:rsidRPr="009A4309">
        <w:rPr>
          <w:rFonts w:cstheme="minorHAnsi"/>
          <w:sz w:val="22"/>
          <w:szCs w:val="22"/>
        </w:rPr>
        <w:t>DEFINITIONS AND Governing provisions</w:t>
      </w:r>
    </w:p>
    <w:p w14:paraId="3BF1B503" w14:textId="77777777" w:rsidR="007056E2" w:rsidRPr="009A4309" w:rsidRDefault="007056E2" w:rsidP="007056E2">
      <w:pPr>
        <w:pStyle w:val="ContractLevel2"/>
        <w:spacing w:after="240"/>
        <w:contextualSpacing w:val="0"/>
        <w:rPr>
          <w:rFonts w:cstheme="minorHAnsi"/>
          <w:szCs w:val="22"/>
        </w:rPr>
      </w:pPr>
      <w:r w:rsidRPr="009A4309">
        <w:rPr>
          <w:rFonts w:cstheme="minorHAnsi"/>
          <w:szCs w:val="22"/>
        </w:rPr>
        <w:t>In this Subsequent Contract:</w:t>
      </w:r>
    </w:p>
    <w:p w14:paraId="42B9F62D" w14:textId="77777777" w:rsidR="007056E2" w:rsidRPr="009A4309" w:rsidRDefault="007056E2" w:rsidP="007056E2">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 xml:space="preserve">“RFP/RFQ/RFR/ACAN” means the public document entitled Request for Proposal/Services/Qualifications/Resource or Advanced Contract Award Notice, reference number ITD-RFX-XXXX/ACAN#, issued by the Ministry of SaskBuilds and Procurement for the establishment of a Supplier to </w:t>
      </w:r>
      <w:r w:rsidRPr="009A4309">
        <w:rPr>
          <w:rFonts w:cstheme="minorHAnsi"/>
          <w:szCs w:val="22"/>
        </w:rPr>
        <w:lastRenderedPageBreak/>
        <w:t>provide specific IT services, including any amendments or clarifications issued by the Client;</w:t>
      </w:r>
    </w:p>
    <w:p w14:paraId="3976001F" w14:textId="77777777" w:rsidR="00AF3118" w:rsidRPr="009A4309" w:rsidRDefault="007056E2" w:rsidP="00AF3118">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“Statement of Work” means a Schedule attached to this Subsequent Contract that defines the Services and Deliverables that the Supplier agrees to deliver to the Client, as mutually agreed-upon between the Client and the Supplier.</w:t>
      </w:r>
    </w:p>
    <w:p w14:paraId="13931367" w14:textId="3BF8237B" w:rsidR="007056E2" w:rsidRPr="009A4309" w:rsidRDefault="007056E2" w:rsidP="00AF3118">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All other terms shall have the meanings as defined in the MTC.</w:t>
      </w:r>
    </w:p>
    <w:p w14:paraId="0C5C20FA" w14:textId="77777777" w:rsidR="007056E2" w:rsidRPr="009A4309" w:rsidRDefault="007056E2" w:rsidP="007056E2">
      <w:pPr>
        <w:pStyle w:val="ContractLevel2"/>
        <w:spacing w:after="240"/>
        <w:contextualSpacing w:val="0"/>
        <w:rPr>
          <w:rFonts w:cstheme="minorHAnsi"/>
          <w:szCs w:val="22"/>
        </w:rPr>
      </w:pPr>
      <w:r w:rsidRPr="009A4309">
        <w:rPr>
          <w:rFonts w:cstheme="minorHAnsi"/>
          <w:szCs w:val="22"/>
        </w:rPr>
        <w:t xml:space="preserve">The following Schedules are appended hereto and form part of this </w:t>
      </w:r>
      <w:commentRangeStart w:id="9"/>
      <w:r w:rsidRPr="009A4309">
        <w:rPr>
          <w:rFonts w:cstheme="minorHAnsi"/>
          <w:szCs w:val="22"/>
        </w:rPr>
        <w:t>Agreement</w:t>
      </w:r>
      <w:commentRangeEnd w:id="9"/>
      <w:r w:rsidR="00AF3118" w:rsidRPr="009A4309">
        <w:rPr>
          <w:rStyle w:val="CommentReference"/>
          <w:rFonts w:eastAsia="Times New Roman" w:cstheme="minorHAnsi"/>
          <w:bCs w:val="0"/>
          <w:sz w:val="22"/>
          <w:szCs w:val="22"/>
          <w:lang w:val="en-GB"/>
        </w:rPr>
        <w:commentReference w:id="9"/>
      </w:r>
      <w:r w:rsidRPr="009A4309">
        <w:rPr>
          <w:rFonts w:cstheme="minorHAnsi"/>
          <w:szCs w:val="22"/>
        </w:rPr>
        <w:t>:</w:t>
      </w:r>
    </w:p>
    <w:p w14:paraId="4569C008" w14:textId="77777777" w:rsidR="007056E2" w:rsidRPr="009A4309" w:rsidRDefault="007056E2" w:rsidP="007056E2">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Schedule A – Statement of Work;</w:t>
      </w:r>
    </w:p>
    <w:p w14:paraId="04F8C901" w14:textId="77777777" w:rsidR="007056E2" w:rsidRPr="009A4309" w:rsidRDefault="007056E2" w:rsidP="007056E2">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Schedule B – Service Level Agreement;</w:t>
      </w:r>
    </w:p>
    <w:p w14:paraId="5743D386" w14:textId="77777777" w:rsidR="007056E2" w:rsidRPr="009A4309" w:rsidRDefault="007056E2" w:rsidP="007056E2">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Schedule C – Title of Schedule;</w:t>
      </w:r>
    </w:p>
    <w:p w14:paraId="6016A34E" w14:textId="77777777" w:rsidR="007056E2" w:rsidRPr="009A4309" w:rsidRDefault="007056E2" w:rsidP="007056E2">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Schedule D – Title of Schedule;</w:t>
      </w:r>
    </w:p>
    <w:p w14:paraId="5F83C931" w14:textId="77777777" w:rsidR="007056E2" w:rsidRPr="009A4309" w:rsidRDefault="007056E2" w:rsidP="007056E2">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Schedule E – Soft Landing Procedures;</w:t>
      </w:r>
    </w:p>
    <w:p w14:paraId="5DCA3F2E" w14:textId="77777777" w:rsidR="007056E2" w:rsidRPr="009A4309" w:rsidRDefault="007056E2" w:rsidP="007056E2">
      <w:pPr>
        <w:pStyle w:val="ContractLevel2"/>
        <w:numPr>
          <w:ilvl w:val="2"/>
          <w:numId w:val="5"/>
        </w:numPr>
        <w:spacing w:after="240"/>
        <w:ind w:left="2127" w:hanging="687"/>
        <w:contextualSpacing w:val="0"/>
        <w:jc w:val="both"/>
        <w:rPr>
          <w:rFonts w:cstheme="minorHAnsi"/>
          <w:szCs w:val="22"/>
        </w:rPr>
      </w:pPr>
      <w:r w:rsidRPr="009A4309">
        <w:rPr>
          <w:rFonts w:cstheme="minorHAnsi"/>
          <w:szCs w:val="22"/>
        </w:rPr>
        <w:t>...</w:t>
      </w:r>
    </w:p>
    <w:p w14:paraId="32E6B482" w14:textId="77777777" w:rsidR="007056E2" w:rsidRPr="009A4309" w:rsidRDefault="007056E2" w:rsidP="007056E2">
      <w:pPr>
        <w:pStyle w:val="ContractLevel2"/>
        <w:spacing w:after="240"/>
        <w:contextualSpacing w:val="0"/>
        <w:jc w:val="both"/>
        <w:rPr>
          <w:rFonts w:cstheme="minorHAnsi"/>
          <w:szCs w:val="22"/>
        </w:rPr>
      </w:pPr>
      <w:r w:rsidRPr="009A4309">
        <w:rPr>
          <w:rFonts w:cstheme="minorHAnsi"/>
          <w:szCs w:val="22"/>
        </w:rPr>
        <w:t>In the event of any conflict or inconsistency between the provisions of, or obligations under, any part of the Subsequent Contract, the governing provisions or obligations shall be determined in the following order of priority:</w:t>
      </w:r>
    </w:p>
    <w:p w14:paraId="57A7AF2D" w14:textId="77777777" w:rsidR="007056E2" w:rsidRPr="009A4309" w:rsidRDefault="007056E2" w:rsidP="007056E2">
      <w:pPr>
        <w:pStyle w:val="ContractLevel3"/>
        <w:numPr>
          <w:ilvl w:val="2"/>
          <w:numId w:val="12"/>
        </w:numPr>
        <w:spacing w:after="240"/>
        <w:ind w:left="1985" w:hanging="567"/>
        <w:contextualSpacing w:val="0"/>
        <w:jc w:val="both"/>
        <w:rPr>
          <w:rFonts w:cstheme="minorHAnsi"/>
          <w:szCs w:val="22"/>
        </w:rPr>
      </w:pPr>
      <w:r w:rsidRPr="009A4309">
        <w:rPr>
          <w:rFonts w:cstheme="minorHAnsi"/>
          <w:szCs w:val="22"/>
        </w:rPr>
        <w:t>The Master Terms and Conditions, ITD-XXXXX-MTC;</w:t>
      </w:r>
    </w:p>
    <w:p w14:paraId="56F823EB" w14:textId="77777777" w:rsidR="007056E2" w:rsidRPr="009A4309" w:rsidRDefault="007056E2" w:rsidP="007056E2">
      <w:pPr>
        <w:pStyle w:val="ContractLevel3"/>
        <w:numPr>
          <w:ilvl w:val="2"/>
          <w:numId w:val="12"/>
        </w:numPr>
        <w:spacing w:after="240"/>
        <w:ind w:left="1985" w:hanging="567"/>
        <w:contextualSpacing w:val="0"/>
        <w:jc w:val="both"/>
        <w:rPr>
          <w:rFonts w:cstheme="minorHAnsi"/>
          <w:szCs w:val="22"/>
        </w:rPr>
      </w:pPr>
      <w:r w:rsidRPr="009A4309">
        <w:rPr>
          <w:rFonts w:cstheme="minorHAnsi"/>
          <w:szCs w:val="22"/>
        </w:rPr>
        <w:t>This Subsequent Contract;</w:t>
      </w:r>
    </w:p>
    <w:p w14:paraId="0886CEA8" w14:textId="77777777" w:rsidR="007056E2" w:rsidRPr="009A4309" w:rsidRDefault="007056E2" w:rsidP="007056E2">
      <w:pPr>
        <w:pStyle w:val="ContractLevel3"/>
        <w:numPr>
          <w:ilvl w:val="2"/>
          <w:numId w:val="12"/>
        </w:numPr>
        <w:spacing w:after="240"/>
        <w:ind w:left="1985" w:hanging="567"/>
        <w:contextualSpacing w:val="0"/>
        <w:jc w:val="both"/>
        <w:rPr>
          <w:rFonts w:cstheme="minorHAnsi"/>
          <w:szCs w:val="22"/>
        </w:rPr>
      </w:pPr>
      <w:r w:rsidRPr="009A4309">
        <w:rPr>
          <w:rFonts w:cstheme="minorHAnsi"/>
          <w:szCs w:val="22"/>
        </w:rPr>
        <w:t>Schedules attached as part of this Subsequent Contract;</w:t>
      </w:r>
    </w:p>
    <w:p w14:paraId="36B2C62B" w14:textId="77777777" w:rsidR="007056E2" w:rsidRPr="009A4309" w:rsidRDefault="007056E2" w:rsidP="009A4309">
      <w:pPr>
        <w:pStyle w:val="ContractLevel3"/>
        <w:numPr>
          <w:ilvl w:val="2"/>
          <w:numId w:val="12"/>
        </w:numPr>
        <w:spacing w:after="240"/>
        <w:ind w:left="1985" w:hanging="567"/>
        <w:contextualSpacing w:val="0"/>
        <w:jc w:val="both"/>
        <w:rPr>
          <w:rFonts w:cstheme="minorHAnsi"/>
          <w:szCs w:val="22"/>
        </w:rPr>
      </w:pPr>
      <w:r w:rsidRPr="009A4309">
        <w:rPr>
          <w:rFonts w:cstheme="minorHAnsi"/>
          <w:szCs w:val="22"/>
        </w:rPr>
        <w:t>The RFP/RFQ/RFR/RFS/RFP/ACAN, ITD-RFX-XXXX/ACAN#.</w:t>
      </w:r>
    </w:p>
    <w:p w14:paraId="03692FE0" w14:textId="77777777" w:rsidR="007056E2" w:rsidRPr="009A4309" w:rsidRDefault="007056E2" w:rsidP="007056E2">
      <w:pPr>
        <w:pStyle w:val="ContractLevel1"/>
        <w:jc w:val="both"/>
        <w:rPr>
          <w:rFonts w:cstheme="minorHAnsi"/>
          <w:b w:val="0"/>
          <w:caps w:val="0"/>
          <w:sz w:val="22"/>
          <w:szCs w:val="22"/>
        </w:rPr>
      </w:pPr>
      <w:r w:rsidRPr="009A4309">
        <w:rPr>
          <w:rFonts w:cstheme="minorHAnsi"/>
          <w:b w:val="0"/>
          <w:caps w:val="0"/>
          <w:sz w:val="22"/>
          <w:szCs w:val="22"/>
        </w:rPr>
        <w:t>Services</w:t>
      </w:r>
    </w:p>
    <w:p w14:paraId="755E4617" w14:textId="77777777" w:rsidR="007056E2" w:rsidRPr="009A4309" w:rsidRDefault="007056E2" w:rsidP="007056E2">
      <w:pPr>
        <w:pStyle w:val="ContractLevel2"/>
        <w:spacing w:after="240"/>
        <w:contextualSpacing w:val="0"/>
        <w:rPr>
          <w:rFonts w:cstheme="minorHAnsi"/>
          <w:szCs w:val="22"/>
        </w:rPr>
      </w:pPr>
      <w:r w:rsidRPr="009A4309">
        <w:rPr>
          <w:rFonts w:cstheme="minorHAnsi"/>
          <w:b/>
          <w:szCs w:val="22"/>
        </w:rPr>
        <w:t>Scope of Work</w:t>
      </w:r>
    </w:p>
    <w:p w14:paraId="3CB3D685" w14:textId="20B1410D" w:rsidR="007056E2" w:rsidRDefault="007056E2" w:rsidP="007056E2">
      <w:pPr>
        <w:pStyle w:val="ContractLevel2"/>
        <w:numPr>
          <w:ilvl w:val="0"/>
          <w:numId w:val="0"/>
        </w:numPr>
        <w:ind w:left="1440"/>
        <w:jc w:val="both"/>
        <w:rPr>
          <w:rFonts w:cstheme="minorHAnsi"/>
          <w:szCs w:val="22"/>
        </w:rPr>
      </w:pPr>
      <w:r w:rsidRPr="009A4309">
        <w:rPr>
          <w:rFonts w:cstheme="minorHAnsi"/>
          <w:szCs w:val="22"/>
        </w:rPr>
        <w:t>The Supplier shall provide the Services and complete the deliverables as set out in the Schedule A - Statement of Work.</w:t>
      </w:r>
    </w:p>
    <w:p w14:paraId="4B19564E" w14:textId="77777777" w:rsidR="00ED35F0" w:rsidRPr="009A4309" w:rsidRDefault="00ED35F0" w:rsidP="007056E2">
      <w:pPr>
        <w:pStyle w:val="ContractLevel2"/>
        <w:numPr>
          <w:ilvl w:val="0"/>
          <w:numId w:val="0"/>
        </w:numPr>
        <w:ind w:left="1440"/>
        <w:jc w:val="both"/>
        <w:rPr>
          <w:rFonts w:cstheme="minorHAnsi"/>
          <w:szCs w:val="22"/>
        </w:rPr>
      </w:pPr>
    </w:p>
    <w:p w14:paraId="5A397106" w14:textId="77777777" w:rsidR="007056E2" w:rsidRPr="009A4309" w:rsidRDefault="007056E2" w:rsidP="007056E2">
      <w:pPr>
        <w:pStyle w:val="ContractLevel2"/>
        <w:spacing w:after="240"/>
        <w:contextualSpacing w:val="0"/>
        <w:jc w:val="both"/>
        <w:rPr>
          <w:rFonts w:cstheme="minorHAnsi"/>
          <w:b/>
          <w:szCs w:val="22"/>
        </w:rPr>
      </w:pPr>
      <w:r w:rsidRPr="009A4309">
        <w:rPr>
          <w:rFonts w:cstheme="minorHAnsi"/>
          <w:b/>
          <w:szCs w:val="22"/>
        </w:rPr>
        <w:t>Government Facilities, Equipment, and Resources</w:t>
      </w:r>
    </w:p>
    <w:p w14:paraId="68B1E2AC" w14:textId="77777777" w:rsidR="007056E2" w:rsidRPr="009A4309" w:rsidDel="000204E6" w:rsidRDefault="007056E2" w:rsidP="007056E2">
      <w:pPr>
        <w:pStyle w:val="ContractLevel2"/>
        <w:numPr>
          <w:ilvl w:val="0"/>
          <w:numId w:val="0"/>
        </w:numPr>
        <w:ind w:left="1440"/>
        <w:jc w:val="both"/>
        <w:rPr>
          <w:del w:id="10" w:author="Author"/>
          <w:rFonts w:cstheme="minorHAnsi"/>
          <w:szCs w:val="22"/>
        </w:rPr>
      </w:pPr>
      <w:r w:rsidRPr="009A4309">
        <w:rPr>
          <w:rFonts w:cstheme="minorHAnsi"/>
          <w:szCs w:val="22"/>
        </w:rPr>
        <w:t xml:space="preserve">With prior approval from an authorized representative of the Client, and to enable the Supplier to provide the Services, the Client shall provide access to </w:t>
      </w:r>
      <w:r w:rsidRPr="009A4309">
        <w:rPr>
          <w:rFonts w:cstheme="minorHAnsi"/>
          <w:szCs w:val="22"/>
        </w:rPr>
        <w:lastRenderedPageBreak/>
        <w:t>government facilities, resources, documentation, data, systems, software, applications, and equipment during the term of this Subsequent Contract.</w:t>
      </w:r>
    </w:p>
    <w:p w14:paraId="0B51C51E" w14:textId="77777777" w:rsidR="007056E2" w:rsidRPr="009A4309" w:rsidRDefault="007056E2" w:rsidP="007056E2">
      <w:pPr>
        <w:pStyle w:val="ContractLevel2"/>
        <w:numPr>
          <w:ilvl w:val="0"/>
          <w:numId w:val="0"/>
        </w:numPr>
        <w:ind w:left="1440"/>
        <w:jc w:val="both"/>
        <w:rPr>
          <w:rFonts w:cstheme="minorHAnsi"/>
          <w:b/>
          <w:szCs w:val="22"/>
        </w:rPr>
      </w:pPr>
    </w:p>
    <w:p w14:paraId="5B03C133" w14:textId="77777777" w:rsidR="007056E2" w:rsidRPr="009A4309" w:rsidRDefault="007056E2" w:rsidP="007056E2">
      <w:pPr>
        <w:pStyle w:val="ContractLevel1"/>
        <w:jc w:val="both"/>
        <w:rPr>
          <w:rFonts w:cstheme="minorHAnsi"/>
          <w:sz w:val="22"/>
          <w:szCs w:val="22"/>
        </w:rPr>
      </w:pPr>
      <w:r w:rsidRPr="009A4309">
        <w:rPr>
          <w:rFonts w:cstheme="minorHAnsi"/>
          <w:sz w:val="22"/>
          <w:szCs w:val="22"/>
        </w:rPr>
        <w:t>Resources</w:t>
      </w:r>
    </w:p>
    <w:p w14:paraId="3A17AF4C" w14:textId="77777777" w:rsidR="007056E2" w:rsidRPr="009A4309" w:rsidRDefault="007056E2" w:rsidP="007056E2">
      <w:pPr>
        <w:pStyle w:val="ContractLevel2"/>
        <w:spacing w:after="240"/>
        <w:contextualSpacing w:val="0"/>
        <w:jc w:val="both"/>
        <w:rPr>
          <w:rFonts w:cstheme="minorHAnsi"/>
          <w:szCs w:val="22"/>
        </w:rPr>
      </w:pPr>
      <w:r w:rsidRPr="009A4309">
        <w:rPr>
          <w:rFonts w:cstheme="minorHAnsi"/>
          <w:szCs w:val="22"/>
        </w:rPr>
        <w:t>The Supplier agrees to provide the for the provision of the Services as outlined in this Subsequent Contract:</w:t>
      </w:r>
    </w:p>
    <w:tbl>
      <w:tblPr>
        <w:tblStyle w:val="TableGrid12"/>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4808"/>
      </w:tblGrid>
      <w:tr w:rsidR="006D1110" w:rsidRPr="006D1110" w14:paraId="7C4D3755" w14:textId="77777777" w:rsidTr="008614D8">
        <w:tc>
          <w:tcPr>
            <w:tcW w:w="2628" w:type="dxa"/>
            <w:tcBorders>
              <w:bottom w:val="single" w:sz="4" w:space="0" w:color="auto"/>
            </w:tcBorders>
            <w:vAlign w:val="bottom"/>
          </w:tcPr>
          <w:p w14:paraId="2944EA7C"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b/>
              </w:rPr>
            </w:pPr>
            <w:r w:rsidRPr="006D1110">
              <w:rPr>
                <w:rFonts w:asciiTheme="minorHAnsi" w:eastAsia="Calibri" w:hAnsiTheme="minorHAnsi" w:cstheme="minorHAnsi"/>
                <w:b/>
              </w:rPr>
              <w:t>Resource</w:t>
            </w:r>
          </w:p>
        </w:tc>
        <w:tc>
          <w:tcPr>
            <w:tcW w:w="5490" w:type="dxa"/>
            <w:tcBorders>
              <w:bottom w:val="single" w:sz="4" w:space="0" w:color="auto"/>
            </w:tcBorders>
            <w:vAlign w:val="bottom"/>
          </w:tcPr>
          <w:p w14:paraId="53E466EB"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b/>
              </w:rPr>
              <w:t>Role</w:t>
            </w:r>
          </w:p>
        </w:tc>
      </w:tr>
      <w:tr w:rsidR="006D1110" w:rsidRPr="006D1110" w14:paraId="6B8FE8F1" w14:textId="77777777" w:rsidTr="008614D8">
        <w:tc>
          <w:tcPr>
            <w:tcW w:w="2628" w:type="dxa"/>
            <w:tcBorders>
              <w:top w:val="single" w:sz="4" w:space="0" w:color="auto"/>
            </w:tcBorders>
          </w:tcPr>
          <w:p w14:paraId="3950C2A6"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1 Name]</w:t>
            </w:r>
          </w:p>
        </w:tc>
        <w:tc>
          <w:tcPr>
            <w:tcW w:w="5490" w:type="dxa"/>
            <w:tcBorders>
              <w:top w:val="single" w:sz="4" w:space="0" w:color="auto"/>
            </w:tcBorders>
          </w:tcPr>
          <w:p w14:paraId="6A481D10"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1 Title]</w:t>
            </w:r>
          </w:p>
        </w:tc>
      </w:tr>
      <w:tr w:rsidR="006D1110" w:rsidRPr="006D1110" w14:paraId="07E18621" w14:textId="77777777" w:rsidTr="008614D8">
        <w:tc>
          <w:tcPr>
            <w:tcW w:w="2628" w:type="dxa"/>
          </w:tcPr>
          <w:p w14:paraId="0AE8689B"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2 Name]</w:t>
            </w:r>
          </w:p>
        </w:tc>
        <w:tc>
          <w:tcPr>
            <w:tcW w:w="5490" w:type="dxa"/>
          </w:tcPr>
          <w:p w14:paraId="1101A9F3"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2 Title]</w:t>
            </w:r>
          </w:p>
        </w:tc>
      </w:tr>
    </w:tbl>
    <w:p w14:paraId="45F6BA06" w14:textId="77777777" w:rsidR="007056E2" w:rsidRPr="009A4309" w:rsidRDefault="007056E2" w:rsidP="006D1110">
      <w:pPr>
        <w:pStyle w:val="NoSpacing"/>
        <w:ind w:left="1440"/>
        <w:jc w:val="both"/>
        <w:rPr>
          <w:rFonts w:asciiTheme="minorHAnsi" w:hAnsiTheme="minorHAnsi" w:cstheme="minorHAnsi"/>
        </w:rPr>
      </w:pPr>
    </w:p>
    <w:p w14:paraId="254B6068" w14:textId="77777777" w:rsidR="007056E2" w:rsidRPr="009A4309" w:rsidRDefault="007056E2" w:rsidP="007056E2">
      <w:pPr>
        <w:pStyle w:val="ContractLevel2"/>
        <w:spacing w:after="240"/>
        <w:contextualSpacing w:val="0"/>
        <w:jc w:val="both"/>
        <w:rPr>
          <w:rFonts w:cstheme="minorHAnsi"/>
          <w:szCs w:val="22"/>
        </w:rPr>
      </w:pPr>
      <w:r w:rsidRPr="009A4309">
        <w:rPr>
          <w:rFonts w:cstheme="minorHAnsi"/>
          <w:szCs w:val="22"/>
        </w:rPr>
        <w:t>The Supplier shall not replace a Resource without obtaining the prior written consent or direction of the Client.  Such consent or direction shall be ratified by amendment to this Subsequent Contract at the parties’ earliest convenience.</w:t>
      </w:r>
    </w:p>
    <w:p w14:paraId="4ECB9DA6" w14:textId="6FBC6615" w:rsidR="006D1110" w:rsidRPr="009A4309" w:rsidRDefault="007056E2" w:rsidP="009A4309">
      <w:pPr>
        <w:pStyle w:val="ContractLevel2"/>
        <w:spacing w:after="240"/>
        <w:contextualSpacing w:val="0"/>
        <w:jc w:val="both"/>
        <w:rPr>
          <w:rFonts w:cstheme="minorHAnsi"/>
          <w:szCs w:val="22"/>
        </w:rPr>
      </w:pPr>
      <w:r w:rsidRPr="009A4309">
        <w:rPr>
          <w:rFonts w:cstheme="minorHAnsi"/>
          <w:szCs w:val="22"/>
        </w:rPr>
        <w:t xml:space="preserve">Where the Client consents to the replacement of a Resource by the Supplier, the replacement Resource must be of at least the same level of competence and qualification as the original Resource, and shall not result in any additional cost to the Client.    </w:t>
      </w:r>
    </w:p>
    <w:p w14:paraId="65D6AC5A" w14:textId="77777777" w:rsidR="006D1110" w:rsidRPr="009A4309" w:rsidRDefault="006D1110" w:rsidP="006D1110">
      <w:pPr>
        <w:pStyle w:val="ContractLevel2"/>
        <w:numPr>
          <w:ilvl w:val="0"/>
          <w:numId w:val="0"/>
        </w:numPr>
        <w:ind w:left="1440"/>
        <w:rPr>
          <w:rFonts w:cstheme="minorHAnsi"/>
          <w:szCs w:val="22"/>
        </w:rPr>
      </w:pPr>
    </w:p>
    <w:p w14:paraId="39100ECF" w14:textId="77777777" w:rsidR="007056E2" w:rsidRPr="009A4309" w:rsidRDefault="007056E2" w:rsidP="007056E2">
      <w:pPr>
        <w:pStyle w:val="ContractLevel1"/>
        <w:spacing w:before="0"/>
        <w:jc w:val="both"/>
        <w:rPr>
          <w:rFonts w:cstheme="minorHAnsi"/>
          <w:sz w:val="22"/>
          <w:szCs w:val="22"/>
        </w:rPr>
      </w:pPr>
      <w:r w:rsidRPr="009A4309">
        <w:rPr>
          <w:rFonts w:cstheme="minorHAnsi"/>
          <w:sz w:val="22"/>
          <w:szCs w:val="22"/>
        </w:rPr>
        <w:t>Payment</w:t>
      </w:r>
    </w:p>
    <w:p w14:paraId="3814E4A1" w14:textId="3C6108C4" w:rsidR="007056E2" w:rsidRPr="009A4309" w:rsidRDefault="007056E2" w:rsidP="007056E2">
      <w:pPr>
        <w:pStyle w:val="ContractLevel2"/>
        <w:spacing w:after="240"/>
        <w:contextualSpacing w:val="0"/>
        <w:jc w:val="both"/>
        <w:rPr>
          <w:rFonts w:cstheme="minorHAnsi"/>
          <w:szCs w:val="22"/>
        </w:rPr>
      </w:pPr>
      <w:r w:rsidRPr="009A4309">
        <w:rPr>
          <w:rFonts w:cstheme="minorHAnsi"/>
          <w:szCs w:val="22"/>
        </w:rPr>
        <w:t>In calculating its invoices, the Supplier shall use the following hourly rates:</w:t>
      </w:r>
    </w:p>
    <w:tbl>
      <w:tblPr>
        <w:tblStyle w:val="TableGrid13"/>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3315"/>
        <w:gridCol w:w="1815"/>
      </w:tblGrid>
      <w:tr w:rsidR="006D1110" w:rsidRPr="006D1110" w14:paraId="7C0ED739" w14:textId="77777777" w:rsidTr="006D1110">
        <w:tc>
          <w:tcPr>
            <w:tcW w:w="2070" w:type="dxa"/>
            <w:tcBorders>
              <w:bottom w:val="single" w:sz="4" w:space="0" w:color="auto"/>
            </w:tcBorders>
            <w:vAlign w:val="bottom"/>
          </w:tcPr>
          <w:p w14:paraId="2F234938"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b/>
              </w:rPr>
            </w:pPr>
            <w:bookmarkStart w:id="11" w:name="_Hlk95899537"/>
            <w:r w:rsidRPr="006D1110">
              <w:rPr>
                <w:rFonts w:asciiTheme="minorHAnsi" w:eastAsia="Calibri" w:hAnsiTheme="minorHAnsi" w:cstheme="minorHAnsi"/>
                <w:b/>
              </w:rPr>
              <w:t>Resource Name</w:t>
            </w:r>
          </w:p>
        </w:tc>
        <w:tc>
          <w:tcPr>
            <w:tcW w:w="3315" w:type="dxa"/>
            <w:tcBorders>
              <w:bottom w:val="single" w:sz="4" w:space="0" w:color="auto"/>
            </w:tcBorders>
            <w:vAlign w:val="bottom"/>
          </w:tcPr>
          <w:p w14:paraId="77BCA416"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b/>
              </w:rPr>
            </w:pPr>
            <w:r w:rsidRPr="006D1110">
              <w:rPr>
                <w:rFonts w:asciiTheme="minorHAnsi" w:eastAsia="Calibri" w:hAnsiTheme="minorHAnsi" w:cstheme="minorHAnsi"/>
                <w:b/>
              </w:rPr>
              <w:t>Dates</w:t>
            </w:r>
          </w:p>
        </w:tc>
        <w:tc>
          <w:tcPr>
            <w:tcW w:w="1815" w:type="dxa"/>
            <w:tcBorders>
              <w:bottom w:val="single" w:sz="4" w:space="0" w:color="auto"/>
            </w:tcBorders>
            <w:vAlign w:val="bottom"/>
          </w:tcPr>
          <w:p w14:paraId="1AEFC96B"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b/>
              </w:rPr>
              <w:t>Hourly Rate</w:t>
            </w:r>
          </w:p>
        </w:tc>
      </w:tr>
      <w:tr w:rsidR="006D1110" w:rsidRPr="006D1110" w14:paraId="73CD72E2" w14:textId="77777777" w:rsidTr="006D1110">
        <w:tc>
          <w:tcPr>
            <w:tcW w:w="2070" w:type="dxa"/>
            <w:tcBorders>
              <w:top w:val="single" w:sz="4" w:space="0" w:color="auto"/>
            </w:tcBorders>
          </w:tcPr>
          <w:p w14:paraId="60639F3D"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1 Name</w:t>
            </w:r>
          </w:p>
        </w:tc>
        <w:tc>
          <w:tcPr>
            <w:tcW w:w="3315" w:type="dxa"/>
            <w:tcBorders>
              <w:top w:val="single" w:sz="4" w:space="0" w:color="auto"/>
            </w:tcBorders>
          </w:tcPr>
          <w:p w14:paraId="68E0D8F9"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 XX, 20XX – XXXXX XX, 20XX</w:t>
            </w:r>
          </w:p>
        </w:tc>
        <w:tc>
          <w:tcPr>
            <w:tcW w:w="1815" w:type="dxa"/>
            <w:tcBorders>
              <w:top w:val="single" w:sz="4" w:space="0" w:color="auto"/>
            </w:tcBorders>
          </w:tcPr>
          <w:p w14:paraId="14F0C54A"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w:t>
            </w:r>
          </w:p>
        </w:tc>
      </w:tr>
      <w:tr w:rsidR="006D1110" w:rsidRPr="006D1110" w14:paraId="258612AC" w14:textId="77777777" w:rsidTr="006D1110">
        <w:tc>
          <w:tcPr>
            <w:tcW w:w="2070" w:type="dxa"/>
          </w:tcPr>
          <w:p w14:paraId="2BBD417D"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1 Name</w:t>
            </w:r>
          </w:p>
        </w:tc>
        <w:tc>
          <w:tcPr>
            <w:tcW w:w="3315" w:type="dxa"/>
          </w:tcPr>
          <w:p w14:paraId="168615C7"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 XX, 20XX – XXXXX XX, 20XX</w:t>
            </w:r>
          </w:p>
        </w:tc>
        <w:tc>
          <w:tcPr>
            <w:tcW w:w="1815" w:type="dxa"/>
          </w:tcPr>
          <w:p w14:paraId="30FE4411"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w:t>
            </w:r>
          </w:p>
        </w:tc>
      </w:tr>
      <w:tr w:rsidR="006D1110" w:rsidRPr="006D1110" w14:paraId="5034B5CD" w14:textId="77777777" w:rsidTr="006D1110">
        <w:tc>
          <w:tcPr>
            <w:tcW w:w="2070" w:type="dxa"/>
          </w:tcPr>
          <w:p w14:paraId="238729CD"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1 Name</w:t>
            </w:r>
          </w:p>
        </w:tc>
        <w:tc>
          <w:tcPr>
            <w:tcW w:w="3315" w:type="dxa"/>
          </w:tcPr>
          <w:p w14:paraId="135B64BC"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 XX, 20XX – XXXXX XX, 20XX</w:t>
            </w:r>
          </w:p>
        </w:tc>
        <w:tc>
          <w:tcPr>
            <w:tcW w:w="1815" w:type="dxa"/>
          </w:tcPr>
          <w:p w14:paraId="343429CF"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w:t>
            </w:r>
          </w:p>
        </w:tc>
      </w:tr>
      <w:tr w:rsidR="006D1110" w:rsidRPr="006D1110" w14:paraId="612888C0" w14:textId="77777777" w:rsidTr="006D1110">
        <w:tc>
          <w:tcPr>
            <w:tcW w:w="2070" w:type="dxa"/>
          </w:tcPr>
          <w:p w14:paraId="112F5DE1"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2 Name</w:t>
            </w:r>
          </w:p>
        </w:tc>
        <w:tc>
          <w:tcPr>
            <w:tcW w:w="3315" w:type="dxa"/>
          </w:tcPr>
          <w:p w14:paraId="6131437F"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 XX, 20XX – XXXXX XX, 20XX</w:t>
            </w:r>
          </w:p>
        </w:tc>
        <w:tc>
          <w:tcPr>
            <w:tcW w:w="1815" w:type="dxa"/>
          </w:tcPr>
          <w:p w14:paraId="39F75945"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w:t>
            </w:r>
          </w:p>
        </w:tc>
      </w:tr>
      <w:tr w:rsidR="006D1110" w:rsidRPr="006D1110" w14:paraId="2D2CD100" w14:textId="77777777" w:rsidTr="006D1110">
        <w:tc>
          <w:tcPr>
            <w:tcW w:w="2070" w:type="dxa"/>
          </w:tcPr>
          <w:p w14:paraId="6B132209"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2 Name</w:t>
            </w:r>
          </w:p>
        </w:tc>
        <w:tc>
          <w:tcPr>
            <w:tcW w:w="3315" w:type="dxa"/>
          </w:tcPr>
          <w:p w14:paraId="580DAFE0"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 XX, 20XX – XXXXX XX, 20XX</w:t>
            </w:r>
          </w:p>
        </w:tc>
        <w:tc>
          <w:tcPr>
            <w:tcW w:w="1815" w:type="dxa"/>
          </w:tcPr>
          <w:p w14:paraId="202100EA"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w:t>
            </w:r>
          </w:p>
        </w:tc>
      </w:tr>
      <w:tr w:rsidR="006D1110" w:rsidRPr="006D1110" w14:paraId="455B1A8E" w14:textId="77777777" w:rsidTr="006D1110">
        <w:tc>
          <w:tcPr>
            <w:tcW w:w="2070" w:type="dxa"/>
          </w:tcPr>
          <w:p w14:paraId="2B5AA51F"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Resource 2 Name</w:t>
            </w:r>
          </w:p>
        </w:tc>
        <w:tc>
          <w:tcPr>
            <w:tcW w:w="3315" w:type="dxa"/>
          </w:tcPr>
          <w:p w14:paraId="4F7D71F9"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 XX, 20XX – XXXXX XX, 20XX</w:t>
            </w:r>
          </w:p>
        </w:tc>
        <w:tc>
          <w:tcPr>
            <w:tcW w:w="1815" w:type="dxa"/>
          </w:tcPr>
          <w:p w14:paraId="1A8A43E3" w14:textId="77777777" w:rsidR="006D1110" w:rsidRPr="006D1110" w:rsidRDefault="006D1110" w:rsidP="006D1110">
            <w:pPr>
              <w:keepNext/>
              <w:tabs>
                <w:tab w:val="left" w:pos="3960"/>
                <w:tab w:val="right" w:pos="9000"/>
              </w:tabs>
              <w:contextualSpacing/>
              <w:jc w:val="both"/>
              <w:rPr>
                <w:rFonts w:asciiTheme="minorHAnsi" w:eastAsia="Calibri" w:hAnsiTheme="minorHAnsi" w:cstheme="minorHAnsi"/>
              </w:rPr>
            </w:pPr>
            <w:r w:rsidRPr="006D1110">
              <w:rPr>
                <w:rFonts w:asciiTheme="minorHAnsi" w:eastAsia="Calibri" w:hAnsiTheme="minorHAnsi" w:cstheme="minorHAnsi"/>
              </w:rPr>
              <w:t>$XXX.XX</w:t>
            </w:r>
          </w:p>
        </w:tc>
      </w:tr>
      <w:bookmarkEnd w:id="11"/>
    </w:tbl>
    <w:p w14:paraId="719A1B92" w14:textId="77777777" w:rsidR="006D1110" w:rsidRPr="009A4309" w:rsidRDefault="006D1110" w:rsidP="006D1110">
      <w:pPr>
        <w:pStyle w:val="ContractLevel1"/>
        <w:numPr>
          <w:ilvl w:val="0"/>
          <w:numId w:val="0"/>
        </w:numPr>
        <w:spacing w:before="0" w:after="0"/>
        <w:rPr>
          <w:rFonts w:cstheme="minorHAnsi"/>
          <w:sz w:val="22"/>
          <w:szCs w:val="22"/>
        </w:rPr>
      </w:pPr>
    </w:p>
    <w:p w14:paraId="150DE860" w14:textId="5BF75A0C" w:rsidR="007056E2" w:rsidRPr="009A4309" w:rsidRDefault="007056E2" w:rsidP="006D1110">
      <w:pPr>
        <w:pStyle w:val="ContractLevel2"/>
        <w:numPr>
          <w:ilvl w:val="0"/>
          <w:numId w:val="0"/>
        </w:numPr>
        <w:ind w:left="1440" w:hanging="720"/>
        <w:jc w:val="both"/>
        <w:rPr>
          <w:rFonts w:cstheme="minorHAnsi"/>
          <w:szCs w:val="22"/>
        </w:rPr>
      </w:pPr>
      <w:r w:rsidRPr="009A4309">
        <w:rPr>
          <w:rFonts w:cstheme="minorHAnsi"/>
          <w:szCs w:val="22"/>
        </w:rPr>
        <w:br/>
        <w:t>The Supplier agrees that hourly rates are inclusive of any and all travel, accommodations, and other expenses necessary to work out of an office located in Regina, Saskatchewan, Canada.</w:t>
      </w:r>
    </w:p>
    <w:p w14:paraId="3B466516" w14:textId="77777777" w:rsidR="00AF3118" w:rsidRPr="009A4309" w:rsidRDefault="00AF3118" w:rsidP="007056E2">
      <w:pPr>
        <w:pStyle w:val="ContractLevel2"/>
        <w:numPr>
          <w:ilvl w:val="0"/>
          <w:numId w:val="0"/>
        </w:numPr>
        <w:ind w:left="1440"/>
        <w:jc w:val="both"/>
        <w:rPr>
          <w:rFonts w:cstheme="minorHAnsi"/>
          <w:szCs w:val="22"/>
        </w:rPr>
      </w:pPr>
    </w:p>
    <w:p w14:paraId="51986970" w14:textId="4DC1C9E1" w:rsidR="007056E2" w:rsidRDefault="007056E2" w:rsidP="007056E2">
      <w:pPr>
        <w:pStyle w:val="ContractLevel2"/>
        <w:spacing w:after="240"/>
        <w:contextualSpacing w:val="0"/>
        <w:rPr>
          <w:rFonts w:cstheme="minorHAnsi"/>
          <w:szCs w:val="22"/>
        </w:rPr>
      </w:pPr>
      <w:r w:rsidRPr="009A4309">
        <w:rPr>
          <w:rFonts w:cstheme="minorHAnsi"/>
          <w:szCs w:val="22"/>
        </w:rPr>
        <w:t>With prior approval from an authorized representative of the Client, the Supplier may invoice the Client for travel, accommodations, and any out-of-pocket expenses associated with delivering the Services.  Travel expense invoicing must be accompanied by a detailed breakdown and out-of-pocket expense invoicing must be accompanied by a paid receipt.</w:t>
      </w:r>
    </w:p>
    <w:p w14:paraId="1E6A912F" w14:textId="77777777" w:rsidR="00BF063C" w:rsidRPr="009A4309" w:rsidRDefault="00BF063C" w:rsidP="00BF063C">
      <w:pPr>
        <w:pStyle w:val="ContractLevel2"/>
        <w:numPr>
          <w:ilvl w:val="0"/>
          <w:numId w:val="0"/>
        </w:numPr>
        <w:spacing w:after="240"/>
        <w:ind w:left="1440"/>
        <w:contextualSpacing w:val="0"/>
        <w:rPr>
          <w:rFonts w:cstheme="minorHAnsi"/>
          <w:szCs w:val="22"/>
        </w:rPr>
      </w:pPr>
    </w:p>
    <w:p w14:paraId="5F11E13A" w14:textId="16A0D7F5" w:rsidR="007056E2" w:rsidRPr="009A4309" w:rsidRDefault="007056E2" w:rsidP="007056E2">
      <w:pPr>
        <w:pStyle w:val="ContractLevel2"/>
        <w:numPr>
          <w:ilvl w:val="0"/>
          <w:numId w:val="0"/>
        </w:numPr>
        <w:ind w:left="1440"/>
        <w:jc w:val="both"/>
        <w:rPr>
          <w:rFonts w:cstheme="minorHAnsi"/>
          <w:szCs w:val="22"/>
        </w:rPr>
      </w:pPr>
      <w:r w:rsidRPr="009A4309">
        <w:rPr>
          <w:rFonts w:cstheme="minorHAnsi"/>
          <w:szCs w:val="22"/>
        </w:rPr>
        <w:lastRenderedPageBreak/>
        <w:t xml:space="preserve">Unless otherwise stated herein, any amounts invoiced per this Section 4.2 must be in accordance with the applicable rates per the Government of Saskatchewan </w:t>
      </w:r>
      <w:r w:rsidRPr="009A4309">
        <w:rPr>
          <w:rFonts w:cstheme="minorHAnsi"/>
          <w:i/>
          <w:szCs w:val="22"/>
        </w:rPr>
        <w:t xml:space="preserve">Human Resources Manual </w:t>
      </w:r>
      <w:r w:rsidRPr="009A4309">
        <w:rPr>
          <w:rFonts w:cstheme="minorHAnsi"/>
          <w:szCs w:val="22"/>
        </w:rPr>
        <w:t xml:space="preserve">Section 600: Travel and Other Payment Policies, as amended from time to time, and published at </w:t>
      </w:r>
      <w:hyperlink r:id="rId13" w:history="1">
        <w:r w:rsidRPr="009A4309">
          <w:rPr>
            <w:rStyle w:val="Hyperlink"/>
            <w:rFonts w:cstheme="minorHAnsi"/>
            <w:szCs w:val="22"/>
          </w:rPr>
          <w:t>www.psc.gov.sk.ca/hrmanual</w:t>
        </w:r>
      </w:hyperlink>
      <w:r w:rsidRPr="009A4309">
        <w:rPr>
          <w:rFonts w:cstheme="minorHAnsi"/>
          <w:szCs w:val="22"/>
        </w:rPr>
        <w:t>.</w:t>
      </w:r>
    </w:p>
    <w:p w14:paraId="3389991D" w14:textId="77777777" w:rsidR="00AF3118" w:rsidRPr="009A4309" w:rsidRDefault="00AF3118" w:rsidP="007056E2">
      <w:pPr>
        <w:pStyle w:val="ContractLevel2"/>
        <w:numPr>
          <w:ilvl w:val="0"/>
          <w:numId w:val="0"/>
        </w:numPr>
        <w:ind w:left="1440"/>
        <w:jc w:val="both"/>
        <w:rPr>
          <w:rFonts w:cstheme="minorHAnsi"/>
          <w:szCs w:val="22"/>
        </w:rPr>
      </w:pPr>
    </w:p>
    <w:p w14:paraId="4BFA4B5B" w14:textId="2F6FB679" w:rsidR="007056E2" w:rsidRPr="009A4309" w:rsidRDefault="007056E2" w:rsidP="007056E2">
      <w:pPr>
        <w:pStyle w:val="ContractLevel2"/>
        <w:spacing w:after="240"/>
        <w:contextualSpacing w:val="0"/>
        <w:rPr>
          <w:rFonts w:cstheme="minorHAnsi"/>
          <w:szCs w:val="22"/>
        </w:rPr>
      </w:pPr>
      <w:r w:rsidRPr="009A4309">
        <w:rPr>
          <w:rFonts w:cstheme="minorHAnsi"/>
          <w:szCs w:val="22"/>
        </w:rPr>
        <w:t>In calculating its invoices, the Supplier will use the following invoice schedule:</w:t>
      </w:r>
    </w:p>
    <w:tbl>
      <w:tblPr>
        <w:tblStyle w:val="TableGrid9"/>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2386"/>
        <w:gridCol w:w="1803"/>
      </w:tblGrid>
      <w:tr w:rsidR="00BC6A85" w:rsidRPr="00BC6A85" w14:paraId="5D1348D9" w14:textId="77777777" w:rsidTr="008614D8">
        <w:tc>
          <w:tcPr>
            <w:tcW w:w="3258" w:type="dxa"/>
            <w:tcBorders>
              <w:bottom w:val="single" w:sz="4" w:space="0" w:color="auto"/>
            </w:tcBorders>
            <w:vAlign w:val="bottom"/>
          </w:tcPr>
          <w:p w14:paraId="227E27C4" w14:textId="77777777" w:rsidR="00BC6A85" w:rsidRPr="00BC6A85" w:rsidRDefault="00BC6A85" w:rsidP="00BC6A85">
            <w:pPr>
              <w:keepNext/>
              <w:tabs>
                <w:tab w:val="left" w:pos="3960"/>
                <w:tab w:val="right" w:pos="9000"/>
              </w:tabs>
              <w:contextualSpacing/>
              <w:rPr>
                <w:rFonts w:asciiTheme="minorHAnsi" w:eastAsia="Calibri" w:hAnsiTheme="minorHAnsi" w:cstheme="minorHAnsi"/>
                <w:b/>
              </w:rPr>
            </w:pPr>
            <w:r w:rsidRPr="00BC6A85">
              <w:rPr>
                <w:rFonts w:asciiTheme="minorHAnsi" w:eastAsia="Calibri" w:hAnsiTheme="minorHAnsi" w:cstheme="minorHAnsi"/>
                <w:b/>
              </w:rPr>
              <w:t>Deliverable/Milestone</w:t>
            </w:r>
          </w:p>
        </w:tc>
        <w:tc>
          <w:tcPr>
            <w:tcW w:w="2923" w:type="dxa"/>
            <w:tcBorders>
              <w:bottom w:val="single" w:sz="4" w:space="0" w:color="auto"/>
            </w:tcBorders>
            <w:vAlign w:val="bottom"/>
          </w:tcPr>
          <w:p w14:paraId="5CC8561B" w14:textId="77777777" w:rsidR="00BC6A85" w:rsidRPr="00BC6A85" w:rsidRDefault="00BC6A85" w:rsidP="00BC6A85">
            <w:pPr>
              <w:keepNext/>
              <w:tabs>
                <w:tab w:val="left" w:pos="3960"/>
                <w:tab w:val="right" w:pos="9000"/>
              </w:tabs>
              <w:contextualSpacing/>
              <w:rPr>
                <w:rFonts w:asciiTheme="minorHAnsi" w:eastAsia="Calibri" w:hAnsiTheme="minorHAnsi" w:cstheme="minorHAnsi"/>
                <w:b/>
              </w:rPr>
            </w:pPr>
            <w:r w:rsidRPr="00BC6A85">
              <w:rPr>
                <w:rFonts w:asciiTheme="minorHAnsi" w:eastAsia="Calibri" w:hAnsiTheme="minorHAnsi" w:cstheme="minorHAnsi"/>
                <w:b/>
              </w:rPr>
              <w:t>Date</w:t>
            </w:r>
          </w:p>
        </w:tc>
        <w:tc>
          <w:tcPr>
            <w:tcW w:w="1955" w:type="dxa"/>
            <w:tcBorders>
              <w:bottom w:val="single" w:sz="4" w:space="0" w:color="auto"/>
            </w:tcBorders>
            <w:vAlign w:val="bottom"/>
          </w:tcPr>
          <w:p w14:paraId="0C9C23BA" w14:textId="77777777" w:rsidR="00BC6A85" w:rsidRPr="00BC6A85" w:rsidRDefault="00BC6A85" w:rsidP="00BC6A85">
            <w:pPr>
              <w:keepNext/>
              <w:tabs>
                <w:tab w:val="left" w:pos="3960"/>
                <w:tab w:val="right" w:pos="9000"/>
              </w:tabs>
              <w:contextualSpacing/>
              <w:jc w:val="right"/>
              <w:rPr>
                <w:rFonts w:asciiTheme="minorHAnsi" w:eastAsia="Calibri" w:hAnsiTheme="minorHAnsi" w:cstheme="minorHAnsi"/>
              </w:rPr>
            </w:pPr>
            <w:r w:rsidRPr="00BC6A85">
              <w:rPr>
                <w:rFonts w:asciiTheme="minorHAnsi" w:eastAsia="Calibri" w:hAnsiTheme="minorHAnsi" w:cstheme="minorHAnsi"/>
                <w:b/>
              </w:rPr>
              <w:t>Cost</w:t>
            </w:r>
            <w:r w:rsidRPr="00BC6A85">
              <w:rPr>
                <w:rFonts w:asciiTheme="minorHAnsi" w:eastAsia="Calibri" w:hAnsiTheme="minorHAnsi" w:cstheme="minorHAnsi"/>
                <w:b/>
              </w:rPr>
              <w:br/>
            </w:r>
            <w:r w:rsidRPr="00BC6A85">
              <w:rPr>
                <w:rFonts w:asciiTheme="minorHAnsi" w:eastAsia="Calibri" w:hAnsiTheme="minorHAnsi" w:cstheme="minorHAnsi"/>
              </w:rPr>
              <w:t>(CAD, incl. applicable tax)</w:t>
            </w:r>
          </w:p>
        </w:tc>
      </w:tr>
      <w:tr w:rsidR="00BC6A85" w:rsidRPr="00BC6A85" w14:paraId="5D512097" w14:textId="77777777" w:rsidTr="008614D8">
        <w:tc>
          <w:tcPr>
            <w:tcW w:w="3258" w:type="dxa"/>
            <w:tcBorders>
              <w:top w:val="single" w:sz="4" w:space="0" w:color="auto"/>
            </w:tcBorders>
          </w:tcPr>
          <w:p w14:paraId="47DE821A" w14:textId="77777777" w:rsidR="00BC6A85" w:rsidRPr="00BC6A85" w:rsidRDefault="00BC6A85" w:rsidP="00BC6A85">
            <w:pPr>
              <w:keepNext/>
              <w:numPr>
                <w:ilvl w:val="0"/>
                <w:numId w:val="6"/>
              </w:numPr>
              <w:tabs>
                <w:tab w:val="left" w:pos="3960"/>
                <w:tab w:val="right" w:pos="9000"/>
              </w:tabs>
              <w:ind w:left="720"/>
              <w:contextualSpacing/>
              <w:rPr>
                <w:rFonts w:asciiTheme="minorHAnsi" w:eastAsia="Calibri" w:hAnsiTheme="minorHAnsi" w:cstheme="minorHAnsi"/>
              </w:rPr>
            </w:pPr>
            <w:r w:rsidRPr="00BC6A85">
              <w:rPr>
                <w:rFonts w:asciiTheme="minorHAnsi" w:eastAsia="Calibri" w:hAnsiTheme="minorHAnsi" w:cstheme="minorHAnsi"/>
              </w:rPr>
              <w:t>Deliverable 1</w:t>
            </w:r>
          </w:p>
        </w:tc>
        <w:tc>
          <w:tcPr>
            <w:tcW w:w="2923" w:type="dxa"/>
            <w:tcBorders>
              <w:top w:val="single" w:sz="4" w:space="0" w:color="auto"/>
            </w:tcBorders>
          </w:tcPr>
          <w:p w14:paraId="3E31EE0C" w14:textId="77777777" w:rsidR="00BC6A85" w:rsidRPr="00BC6A85" w:rsidRDefault="00BC6A85" w:rsidP="00BC6A85">
            <w:pPr>
              <w:keepNext/>
              <w:tabs>
                <w:tab w:val="left" w:pos="3960"/>
                <w:tab w:val="right" w:pos="9000"/>
              </w:tabs>
              <w:contextualSpacing/>
              <w:rPr>
                <w:rFonts w:asciiTheme="minorHAnsi" w:eastAsia="Calibri" w:hAnsiTheme="minorHAnsi" w:cstheme="minorHAnsi"/>
              </w:rPr>
            </w:pPr>
            <w:r w:rsidRPr="00BC6A85">
              <w:rPr>
                <w:rFonts w:asciiTheme="minorHAnsi" w:eastAsia="Calibri" w:hAnsiTheme="minorHAnsi" w:cstheme="minorHAnsi"/>
              </w:rPr>
              <w:t>XXXXX XX, 2016</w:t>
            </w:r>
          </w:p>
        </w:tc>
        <w:tc>
          <w:tcPr>
            <w:tcW w:w="1955" w:type="dxa"/>
            <w:tcBorders>
              <w:top w:val="single" w:sz="4" w:space="0" w:color="auto"/>
            </w:tcBorders>
          </w:tcPr>
          <w:p w14:paraId="1C860A98" w14:textId="77777777" w:rsidR="00BC6A85" w:rsidRPr="00BC6A85" w:rsidRDefault="00BC6A85" w:rsidP="00BC6A85">
            <w:pPr>
              <w:keepNext/>
              <w:tabs>
                <w:tab w:val="left" w:pos="3960"/>
                <w:tab w:val="right" w:pos="9000"/>
              </w:tabs>
              <w:contextualSpacing/>
              <w:jc w:val="right"/>
              <w:rPr>
                <w:rFonts w:asciiTheme="minorHAnsi" w:eastAsia="Calibri" w:hAnsiTheme="minorHAnsi" w:cstheme="minorHAnsi"/>
              </w:rPr>
            </w:pPr>
            <w:r w:rsidRPr="00BC6A85">
              <w:rPr>
                <w:rFonts w:asciiTheme="minorHAnsi" w:eastAsia="Calibri" w:hAnsiTheme="minorHAnsi" w:cstheme="minorHAnsi"/>
              </w:rPr>
              <w:t>$</w:t>
            </w:r>
            <w:proofErr w:type="gramStart"/>
            <w:r w:rsidRPr="00BC6A85">
              <w:rPr>
                <w:rFonts w:asciiTheme="minorHAnsi" w:eastAsia="Calibri" w:hAnsiTheme="minorHAnsi" w:cstheme="minorHAnsi"/>
              </w:rPr>
              <w:t>XXX,XXX.XX</w:t>
            </w:r>
            <w:proofErr w:type="gramEnd"/>
          </w:p>
        </w:tc>
      </w:tr>
      <w:tr w:rsidR="00BC6A85" w:rsidRPr="00BC6A85" w14:paraId="6A041934" w14:textId="77777777" w:rsidTr="008614D8">
        <w:tc>
          <w:tcPr>
            <w:tcW w:w="3258" w:type="dxa"/>
          </w:tcPr>
          <w:p w14:paraId="0C5C239D" w14:textId="77777777" w:rsidR="00BC6A85" w:rsidRPr="00BC6A85" w:rsidRDefault="00BC6A85" w:rsidP="00BC6A85">
            <w:pPr>
              <w:keepNext/>
              <w:numPr>
                <w:ilvl w:val="0"/>
                <w:numId w:val="6"/>
              </w:numPr>
              <w:tabs>
                <w:tab w:val="left" w:pos="3960"/>
                <w:tab w:val="right" w:pos="9000"/>
              </w:tabs>
              <w:ind w:left="720"/>
              <w:contextualSpacing/>
              <w:rPr>
                <w:rFonts w:asciiTheme="minorHAnsi" w:eastAsia="Calibri" w:hAnsiTheme="minorHAnsi" w:cstheme="minorHAnsi"/>
              </w:rPr>
            </w:pPr>
            <w:r w:rsidRPr="00BC6A85">
              <w:rPr>
                <w:rFonts w:asciiTheme="minorHAnsi" w:eastAsia="Calibri" w:hAnsiTheme="minorHAnsi" w:cstheme="minorHAnsi"/>
              </w:rPr>
              <w:t>Deliverable 2</w:t>
            </w:r>
          </w:p>
        </w:tc>
        <w:tc>
          <w:tcPr>
            <w:tcW w:w="2923" w:type="dxa"/>
          </w:tcPr>
          <w:p w14:paraId="45CF00F2" w14:textId="77777777" w:rsidR="00BC6A85" w:rsidRPr="00BC6A85" w:rsidRDefault="00BC6A85" w:rsidP="00BC6A85">
            <w:pPr>
              <w:keepNext/>
              <w:tabs>
                <w:tab w:val="left" w:pos="3960"/>
                <w:tab w:val="right" w:pos="9000"/>
              </w:tabs>
              <w:contextualSpacing/>
              <w:rPr>
                <w:rFonts w:asciiTheme="minorHAnsi" w:eastAsia="Calibri" w:hAnsiTheme="minorHAnsi" w:cstheme="minorHAnsi"/>
              </w:rPr>
            </w:pPr>
            <w:r w:rsidRPr="00BC6A85">
              <w:rPr>
                <w:rFonts w:asciiTheme="minorHAnsi" w:eastAsia="Calibri" w:hAnsiTheme="minorHAnsi" w:cstheme="minorHAnsi"/>
              </w:rPr>
              <w:t>XXXXX XX, 2016</w:t>
            </w:r>
          </w:p>
        </w:tc>
        <w:tc>
          <w:tcPr>
            <w:tcW w:w="1955" w:type="dxa"/>
          </w:tcPr>
          <w:p w14:paraId="3164259F" w14:textId="77777777" w:rsidR="00BC6A85" w:rsidRPr="00BC6A85" w:rsidRDefault="00BC6A85" w:rsidP="00BC6A85">
            <w:pPr>
              <w:keepNext/>
              <w:tabs>
                <w:tab w:val="left" w:pos="3960"/>
                <w:tab w:val="right" w:pos="9000"/>
              </w:tabs>
              <w:contextualSpacing/>
              <w:jc w:val="right"/>
              <w:rPr>
                <w:rFonts w:asciiTheme="minorHAnsi" w:eastAsia="Calibri" w:hAnsiTheme="minorHAnsi" w:cstheme="minorHAnsi"/>
              </w:rPr>
            </w:pPr>
            <w:r w:rsidRPr="00BC6A85">
              <w:rPr>
                <w:rFonts w:asciiTheme="minorHAnsi" w:eastAsia="Calibri" w:hAnsiTheme="minorHAnsi" w:cstheme="minorHAnsi"/>
              </w:rPr>
              <w:t>$</w:t>
            </w:r>
            <w:proofErr w:type="gramStart"/>
            <w:r w:rsidRPr="00BC6A85">
              <w:rPr>
                <w:rFonts w:asciiTheme="minorHAnsi" w:eastAsia="Calibri" w:hAnsiTheme="minorHAnsi" w:cstheme="minorHAnsi"/>
              </w:rPr>
              <w:t>XXX,XXX.XX</w:t>
            </w:r>
            <w:proofErr w:type="gramEnd"/>
          </w:p>
        </w:tc>
      </w:tr>
      <w:tr w:rsidR="00BC6A85" w:rsidRPr="00BC6A85" w14:paraId="0904ADDC" w14:textId="77777777" w:rsidTr="008614D8">
        <w:tc>
          <w:tcPr>
            <w:tcW w:w="3258" w:type="dxa"/>
          </w:tcPr>
          <w:p w14:paraId="3A47D4EE" w14:textId="77777777" w:rsidR="00BC6A85" w:rsidRPr="00BC6A85" w:rsidRDefault="00BC6A85" w:rsidP="00BC6A85">
            <w:pPr>
              <w:keepNext/>
              <w:numPr>
                <w:ilvl w:val="0"/>
                <w:numId w:val="6"/>
              </w:numPr>
              <w:tabs>
                <w:tab w:val="left" w:pos="3960"/>
                <w:tab w:val="right" w:pos="9000"/>
              </w:tabs>
              <w:ind w:left="720"/>
              <w:contextualSpacing/>
              <w:rPr>
                <w:rFonts w:asciiTheme="minorHAnsi" w:eastAsia="Calibri" w:hAnsiTheme="minorHAnsi" w:cstheme="minorHAnsi"/>
              </w:rPr>
            </w:pPr>
            <w:r w:rsidRPr="00BC6A85">
              <w:rPr>
                <w:rFonts w:asciiTheme="minorHAnsi" w:eastAsia="Calibri" w:hAnsiTheme="minorHAnsi" w:cstheme="minorHAnsi"/>
              </w:rPr>
              <w:t>Deliverable 3</w:t>
            </w:r>
          </w:p>
        </w:tc>
        <w:tc>
          <w:tcPr>
            <w:tcW w:w="2923" w:type="dxa"/>
          </w:tcPr>
          <w:p w14:paraId="70C07DA8" w14:textId="77777777" w:rsidR="00BC6A85" w:rsidRPr="00BC6A85" w:rsidRDefault="00BC6A85" w:rsidP="00BC6A85">
            <w:pPr>
              <w:keepNext/>
              <w:tabs>
                <w:tab w:val="left" w:pos="3960"/>
                <w:tab w:val="right" w:pos="9000"/>
              </w:tabs>
              <w:contextualSpacing/>
              <w:rPr>
                <w:rFonts w:asciiTheme="minorHAnsi" w:eastAsia="Calibri" w:hAnsiTheme="minorHAnsi" w:cstheme="minorHAnsi"/>
              </w:rPr>
            </w:pPr>
            <w:r w:rsidRPr="00BC6A85">
              <w:rPr>
                <w:rFonts w:asciiTheme="minorHAnsi" w:eastAsia="Calibri" w:hAnsiTheme="minorHAnsi" w:cstheme="minorHAnsi"/>
              </w:rPr>
              <w:t>XXXXX XX, 2016</w:t>
            </w:r>
          </w:p>
        </w:tc>
        <w:tc>
          <w:tcPr>
            <w:tcW w:w="1955" w:type="dxa"/>
          </w:tcPr>
          <w:p w14:paraId="23A19603" w14:textId="77777777" w:rsidR="00BC6A85" w:rsidRPr="00BC6A85" w:rsidRDefault="00BC6A85" w:rsidP="00BC6A85">
            <w:pPr>
              <w:keepNext/>
              <w:tabs>
                <w:tab w:val="left" w:pos="3960"/>
                <w:tab w:val="right" w:pos="9000"/>
              </w:tabs>
              <w:contextualSpacing/>
              <w:jc w:val="right"/>
              <w:rPr>
                <w:rFonts w:asciiTheme="minorHAnsi" w:eastAsia="Calibri" w:hAnsiTheme="minorHAnsi" w:cstheme="minorHAnsi"/>
              </w:rPr>
            </w:pPr>
            <w:r w:rsidRPr="00BC6A85">
              <w:rPr>
                <w:rFonts w:asciiTheme="minorHAnsi" w:eastAsia="Calibri" w:hAnsiTheme="minorHAnsi" w:cstheme="minorHAnsi"/>
              </w:rPr>
              <w:t>$</w:t>
            </w:r>
            <w:proofErr w:type="gramStart"/>
            <w:r w:rsidRPr="00BC6A85">
              <w:rPr>
                <w:rFonts w:asciiTheme="minorHAnsi" w:eastAsia="Calibri" w:hAnsiTheme="minorHAnsi" w:cstheme="minorHAnsi"/>
              </w:rPr>
              <w:t>XXX,XXX.XX</w:t>
            </w:r>
            <w:proofErr w:type="gramEnd"/>
          </w:p>
        </w:tc>
      </w:tr>
      <w:tr w:rsidR="00BC6A85" w:rsidRPr="00BC6A85" w14:paraId="03DD51D6" w14:textId="77777777" w:rsidTr="008614D8">
        <w:tc>
          <w:tcPr>
            <w:tcW w:w="3258" w:type="dxa"/>
          </w:tcPr>
          <w:p w14:paraId="138E9050" w14:textId="77777777" w:rsidR="00BC6A85" w:rsidRPr="00BC6A85" w:rsidRDefault="00BC6A85" w:rsidP="00BC6A85">
            <w:pPr>
              <w:keepNext/>
              <w:numPr>
                <w:ilvl w:val="0"/>
                <w:numId w:val="6"/>
              </w:numPr>
              <w:tabs>
                <w:tab w:val="left" w:pos="3960"/>
                <w:tab w:val="right" w:pos="9000"/>
              </w:tabs>
              <w:ind w:left="720"/>
              <w:contextualSpacing/>
              <w:rPr>
                <w:rFonts w:asciiTheme="minorHAnsi" w:eastAsia="Calibri" w:hAnsiTheme="minorHAnsi" w:cstheme="minorHAnsi"/>
              </w:rPr>
            </w:pPr>
            <w:r w:rsidRPr="00BC6A85">
              <w:rPr>
                <w:rFonts w:asciiTheme="minorHAnsi" w:eastAsia="Calibri" w:hAnsiTheme="minorHAnsi" w:cstheme="minorHAnsi"/>
              </w:rPr>
              <w:t>Deliverable 4</w:t>
            </w:r>
          </w:p>
        </w:tc>
        <w:tc>
          <w:tcPr>
            <w:tcW w:w="2923" w:type="dxa"/>
          </w:tcPr>
          <w:p w14:paraId="5F431A2A" w14:textId="77777777" w:rsidR="00BC6A85" w:rsidRPr="00BC6A85" w:rsidRDefault="00BC6A85" w:rsidP="00BC6A85">
            <w:pPr>
              <w:keepNext/>
              <w:tabs>
                <w:tab w:val="left" w:pos="3960"/>
                <w:tab w:val="right" w:pos="9000"/>
              </w:tabs>
              <w:contextualSpacing/>
              <w:rPr>
                <w:rFonts w:asciiTheme="minorHAnsi" w:eastAsia="Calibri" w:hAnsiTheme="minorHAnsi" w:cstheme="minorHAnsi"/>
              </w:rPr>
            </w:pPr>
            <w:r w:rsidRPr="00BC6A85">
              <w:rPr>
                <w:rFonts w:asciiTheme="minorHAnsi" w:eastAsia="Calibri" w:hAnsiTheme="minorHAnsi" w:cstheme="minorHAnsi"/>
              </w:rPr>
              <w:t>XXXXX XX, 2016</w:t>
            </w:r>
          </w:p>
        </w:tc>
        <w:tc>
          <w:tcPr>
            <w:tcW w:w="1955" w:type="dxa"/>
          </w:tcPr>
          <w:p w14:paraId="2C4F9394" w14:textId="77777777" w:rsidR="00BC6A85" w:rsidRPr="00BC6A85" w:rsidRDefault="00BC6A85" w:rsidP="00BC6A85">
            <w:pPr>
              <w:keepNext/>
              <w:tabs>
                <w:tab w:val="left" w:pos="3960"/>
                <w:tab w:val="right" w:pos="9000"/>
              </w:tabs>
              <w:contextualSpacing/>
              <w:jc w:val="right"/>
              <w:rPr>
                <w:rFonts w:asciiTheme="minorHAnsi" w:eastAsia="Calibri" w:hAnsiTheme="minorHAnsi" w:cstheme="minorHAnsi"/>
              </w:rPr>
            </w:pPr>
            <w:r w:rsidRPr="00BC6A85">
              <w:rPr>
                <w:rFonts w:asciiTheme="minorHAnsi" w:eastAsia="Calibri" w:hAnsiTheme="minorHAnsi" w:cstheme="minorHAnsi"/>
              </w:rPr>
              <w:t>$</w:t>
            </w:r>
            <w:proofErr w:type="gramStart"/>
            <w:r w:rsidRPr="00BC6A85">
              <w:rPr>
                <w:rFonts w:asciiTheme="minorHAnsi" w:eastAsia="Calibri" w:hAnsiTheme="minorHAnsi" w:cstheme="minorHAnsi"/>
              </w:rPr>
              <w:t>XXX,XXX.XX</w:t>
            </w:r>
            <w:proofErr w:type="gramEnd"/>
          </w:p>
        </w:tc>
      </w:tr>
      <w:tr w:rsidR="00BC6A85" w:rsidRPr="00BC6A85" w14:paraId="1738EA8D" w14:textId="77777777" w:rsidTr="008614D8">
        <w:tc>
          <w:tcPr>
            <w:tcW w:w="3258" w:type="dxa"/>
            <w:tcBorders>
              <w:bottom w:val="single" w:sz="4" w:space="0" w:color="auto"/>
            </w:tcBorders>
          </w:tcPr>
          <w:p w14:paraId="5C9933A4" w14:textId="77777777" w:rsidR="00BC6A85" w:rsidRPr="00BC6A85" w:rsidRDefault="00BC6A85" w:rsidP="00BC6A85">
            <w:pPr>
              <w:keepNext/>
              <w:numPr>
                <w:ilvl w:val="0"/>
                <w:numId w:val="6"/>
              </w:numPr>
              <w:tabs>
                <w:tab w:val="left" w:pos="3960"/>
                <w:tab w:val="right" w:pos="9000"/>
              </w:tabs>
              <w:ind w:left="720"/>
              <w:contextualSpacing/>
              <w:rPr>
                <w:rFonts w:asciiTheme="minorHAnsi" w:eastAsia="Calibri" w:hAnsiTheme="minorHAnsi" w:cstheme="minorHAnsi"/>
              </w:rPr>
            </w:pPr>
            <w:r w:rsidRPr="00BC6A85">
              <w:rPr>
                <w:rFonts w:asciiTheme="minorHAnsi" w:eastAsia="Calibri" w:hAnsiTheme="minorHAnsi" w:cstheme="minorHAnsi"/>
              </w:rPr>
              <w:t>Deliverable n</w:t>
            </w:r>
          </w:p>
        </w:tc>
        <w:tc>
          <w:tcPr>
            <w:tcW w:w="2923" w:type="dxa"/>
            <w:tcBorders>
              <w:bottom w:val="single" w:sz="4" w:space="0" w:color="auto"/>
            </w:tcBorders>
          </w:tcPr>
          <w:p w14:paraId="7C5EFD8E" w14:textId="77777777" w:rsidR="00BC6A85" w:rsidRPr="00BC6A85" w:rsidRDefault="00BC6A85" w:rsidP="00BC6A85">
            <w:pPr>
              <w:keepNext/>
              <w:tabs>
                <w:tab w:val="left" w:pos="3960"/>
                <w:tab w:val="right" w:pos="9000"/>
              </w:tabs>
              <w:contextualSpacing/>
              <w:rPr>
                <w:rFonts w:asciiTheme="minorHAnsi" w:eastAsia="Calibri" w:hAnsiTheme="minorHAnsi" w:cstheme="minorHAnsi"/>
              </w:rPr>
            </w:pPr>
            <w:r w:rsidRPr="00BC6A85">
              <w:rPr>
                <w:rFonts w:asciiTheme="minorHAnsi" w:eastAsia="Calibri" w:hAnsiTheme="minorHAnsi" w:cstheme="minorHAnsi"/>
              </w:rPr>
              <w:t>XXXXX XX, 2016</w:t>
            </w:r>
          </w:p>
        </w:tc>
        <w:tc>
          <w:tcPr>
            <w:tcW w:w="1955" w:type="dxa"/>
            <w:tcBorders>
              <w:bottom w:val="single" w:sz="4" w:space="0" w:color="auto"/>
            </w:tcBorders>
          </w:tcPr>
          <w:p w14:paraId="63322EC3" w14:textId="77777777" w:rsidR="00BC6A85" w:rsidRPr="00BC6A85" w:rsidRDefault="00BC6A85" w:rsidP="00BC6A85">
            <w:pPr>
              <w:keepNext/>
              <w:tabs>
                <w:tab w:val="left" w:pos="3960"/>
                <w:tab w:val="right" w:pos="9000"/>
              </w:tabs>
              <w:contextualSpacing/>
              <w:jc w:val="right"/>
              <w:rPr>
                <w:rFonts w:asciiTheme="minorHAnsi" w:eastAsia="Calibri" w:hAnsiTheme="minorHAnsi" w:cstheme="minorHAnsi"/>
              </w:rPr>
            </w:pPr>
            <w:r w:rsidRPr="00BC6A85">
              <w:rPr>
                <w:rFonts w:asciiTheme="minorHAnsi" w:eastAsia="Calibri" w:hAnsiTheme="minorHAnsi" w:cstheme="minorHAnsi"/>
              </w:rPr>
              <w:t>$</w:t>
            </w:r>
            <w:proofErr w:type="gramStart"/>
            <w:r w:rsidRPr="00BC6A85">
              <w:rPr>
                <w:rFonts w:asciiTheme="minorHAnsi" w:eastAsia="Calibri" w:hAnsiTheme="minorHAnsi" w:cstheme="minorHAnsi"/>
              </w:rPr>
              <w:t>XXX,XXX.XX</w:t>
            </w:r>
            <w:proofErr w:type="gramEnd"/>
          </w:p>
        </w:tc>
      </w:tr>
      <w:tr w:rsidR="00BC6A85" w:rsidRPr="00BC6A85" w14:paraId="0938B2BA" w14:textId="77777777" w:rsidTr="008614D8">
        <w:tc>
          <w:tcPr>
            <w:tcW w:w="6181" w:type="dxa"/>
            <w:gridSpan w:val="2"/>
            <w:tcBorders>
              <w:top w:val="single" w:sz="4" w:space="0" w:color="auto"/>
              <w:bottom w:val="single" w:sz="4" w:space="0" w:color="auto"/>
            </w:tcBorders>
          </w:tcPr>
          <w:p w14:paraId="7D8AD26D" w14:textId="77777777" w:rsidR="00BC6A85" w:rsidRPr="00BC6A85" w:rsidRDefault="00BC6A85" w:rsidP="00BC6A85">
            <w:pPr>
              <w:keepNext/>
              <w:tabs>
                <w:tab w:val="left" w:pos="3960"/>
                <w:tab w:val="right" w:pos="9000"/>
              </w:tabs>
              <w:contextualSpacing/>
              <w:rPr>
                <w:rFonts w:asciiTheme="minorHAnsi" w:eastAsia="Calibri" w:hAnsiTheme="minorHAnsi" w:cstheme="minorHAnsi"/>
              </w:rPr>
            </w:pPr>
            <w:r w:rsidRPr="00BC6A85">
              <w:rPr>
                <w:rFonts w:asciiTheme="minorHAnsi" w:eastAsia="Calibri" w:hAnsiTheme="minorHAnsi" w:cstheme="minorHAnsi"/>
                <w:b/>
              </w:rPr>
              <w:t>Deliverables/Milestone Total</w:t>
            </w:r>
            <w:r w:rsidRPr="00BC6A85">
              <w:rPr>
                <w:rFonts w:asciiTheme="minorHAnsi" w:eastAsia="Calibri" w:hAnsiTheme="minorHAnsi" w:cstheme="minorHAnsi"/>
              </w:rPr>
              <w:t xml:space="preserve"> (CAD including applicable taxes)</w:t>
            </w:r>
          </w:p>
        </w:tc>
        <w:tc>
          <w:tcPr>
            <w:tcW w:w="1955" w:type="dxa"/>
            <w:tcBorders>
              <w:top w:val="single" w:sz="4" w:space="0" w:color="auto"/>
              <w:bottom w:val="single" w:sz="4" w:space="0" w:color="auto"/>
            </w:tcBorders>
          </w:tcPr>
          <w:p w14:paraId="51B78A12" w14:textId="77777777" w:rsidR="00BC6A85" w:rsidRPr="00BC6A85" w:rsidRDefault="00BC6A85" w:rsidP="00BC6A85">
            <w:pPr>
              <w:keepNext/>
              <w:tabs>
                <w:tab w:val="left" w:pos="3960"/>
                <w:tab w:val="right" w:pos="9000"/>
              </w:tabs>
              <w:contextualSpacing/>
              <w:jc w:val="right"/>
              <w:rPr>
                <w:rFonts w:asciiTheme="minorHAnsi" w:eastAsia="Calibri" w:hAnsiTheme="minorHAnsi" w:cstheme="minorHAnsi"/>
                <w:b/>
              </w:rPr>
            </w:pPr>
            <w:r w:rsidRPr="00BC6A85">
              <w:rPr>
                <w:rFonts w:eastAsia="Calibri" w:cstheme="minorHAnsi"/>
                <w:b/>
              </w:rPr>
              <w:fldChar w:fldCharType="begin"/>
            </w:r>
            <w:r w:rsidRPr="00BC6A85">
              <w:rPr>
                <w:rFonts w:asciiTheme="minorHAnsi" w:eastAsia="Calibri" w:hAnsiTheme="minorHAnsi" w:cstheme="minorHAnsi"/>
                <w:b/>
              </w:rPr>
              <w:instrText xml:space="preserve"> =SUM(above) </w:instrText>
            </w:r>
            <w:r w:rsidRPr="00BC6A85">
              <w:rPr>
                <w:rFonts w:eastAsia="Calibri" w:cstheme="minorHAnsi"/>
                <w:b/>
              </w:rPr>
              <w:fldChar w:fldCharType="separate"/>
            </w:r>
            <w:r w:rsidRPr="00BC6A85">
              <w:rPr>
                <w:rFonts w:asciiTheme="minorHAnsi" w:eastAsia="Calibri" w:hAnsiTheme="minorHAnsi" w:cstheme="minorHAnsi"/>
                <w:b/>
                <w:noProof/>
              </w:rPr>
              <w:t>0</w:t>
            </w:r>
            <w:r w:rsidRPr="00BC6A85">
              <w:rPr>
                <w:rFonts w:eastAsia="Calibri" w:cstheme="minorHAnsi"/>
                <w:b/>
              </w:rPr>
              <w:fldChar w:fldCharType="end"/>
            </w:r>
          </w:p>
        </w:tc>
      </w:tr>
    </w:tbl>
    <w:p w14:paraId="6BB8027E" w14:textId="77777777" w:rsidR="00BC6A85" w:rsidRPr="009A4309" w:rsidRDefault="00BC6A85" w:rsidP="00BC6A85">
      <w:pPr>
        <w:pStyle w:val="ContractLevel2"/>
        <w:numPr>
          <w:ilvl w:val="0"/>
          <w:numId w:val="0"/>
        </w:numPr>
        <w:spacing w:after="240"/>
        <w:ind w:left="1440"/>
        <w:contextualSpacing w:val="0"/>
        <w:rPr>
          <w:rFonts w:cstheme="minorHAnsi"/>
          <w:szCs w:val="22"/>
        </w:rPr>
      </w:pPr>
    </w:p>
    <w:p w14:paraId="76DB8B74" w14:textId="77777777" w:rsidR="007056E2" w:rsidRPr="009A4309" w:rsidRDefault="007056E2" w:rsidP="007056E2">
      <w:pPr>
        <w:pStyle w:val="ContractLevel2"/>
        <w:numPr>
          <w:ilvl w:val="0"/>
          <w:numId w:val="0"/>
        </w:numPr>
        <w:spacing w:after="120"/>
        <w:ind w:left="1440"/>
        <w:jc w:val="both"/>
        <w:rPr>
          <w:rFonts w:cstheme="minorHAnsi"/>
          <w:szCs w:val="22"/>
        </w:rPr>
      </w:pPr>
    </w:p>
    <w:p w14:paraId="5F81CBC3" w14:textId="77777777" w:rsidR="007056E2" w:rsidRPr="009A4309" w:rsidRDefault="007056E2" w:rsidP="007056E2">
      <w:pPr>
        <w:pStyle w:val="ContractLevel2"/>
        <w:spacing w:after="240"/>
        <w:contextualSpacing w:val="0"/>
        <w:jc w:val="both"/>
        <w:rPr>
          <w:rFonts w:cstheme="minorHAnsi"/>
          <w:szCs w:val="22"/>
        </w:rPr>
      </w:pPr>
      <w:r w:rsidRPr="009A4309">
        <w:rPr>
          <w:rFonts w:cstheme="minorHAnsi"/>
          <w:szCs w:val="22"/>
        </w:rPr>
        <w:t>The maximum amount of fees payable under this Subsequent Contract shall not exceed $</w:t>
      </w:r>
      <w:proofErr w:type="gramStart"/>
      <w:r w:rsidRPr="009A4309">
        <w:rPr>
          <w:rFonts w:cstheme="minorHAnsi"/>
          <w:szCs w:val="22"/>
        </w:rPr>
        <w:t>X,XXX</w:t>
      </w:r>
      <w:proofErr w:type="gramEnd"/>
      <w:r w:rsidRPr="009A4309">
        <w:rPr>
          <w:rFonts w:cstheme="minorHAnsi"/>
          <w:szCs w:val="22"/>
        </w:rPr>
        <w:t>,XXX.XX, including PST, if applicable.</w:t>
      </w:r>
    </w:p>
    <w:p w14:paraId="1172E3F7" w14:textId="77777777" w:rsidR="007056E2" w:rsidRPr="009A4309" w:rsidRDefault="007056E2" w:rsidP="007056E2">
      <w:pPr>
        <w:pStyle w:val="ContractLevel1"/>
        <w:jc w:val="both"/>
        <w:rPr>
          <w:rFonts w:cstheme="minorHAnsi"/>
          <w:sz w:val="22"/>
          <w:szCs w:val="22"/>
        </w:rPr>
      </w:pPr>
      <w:r w:rsidRPr="009A4309">
        <w:rPr>
          <w:rFonts w:cstheme="minorHAnsi"/>
          <w:sz w:val="22"/>
          <w:szCs w:val="22"/>
        </w:rPr>
        <w:t>Term and Termination</w:t>
      </w:r>
    </w:p>
    <w:p w14:paraId="7FA03253" w14:textId="77777777" w:rsidR="007056E2" w:rsidRPr="009A4309" w:rsidRDefault="007056E2" w:rsidP="007056E2">
      <w:pPr>
        <w:pStyle w:val="ContractLevel2"/>
        <w:spacing w:after="240"/>
        <w:contextualSpacing w:val="0"/>
        <w:jc w:val="both"/>
        <w:rPr>
          <w:rFonts w:cstheme="minorHAnsi"/>
          <w:szCs w:val="22"/>
        </w:rPr>
      </w:pPr>
      <w:r w:rsidRPr="009A4309">
        <w:rPr>
          <w:rFonts w:cstheme="minorHAnsi"/>
          <w:szCs w:val="22"/>
        </w:rPr>
        <w:t>The parties shall be bound by the terms of the Subsequent Contract from [Month Day, 20XX] to [Month Day, 20XX].  This Subsequent Contract may be extended XXX (#) additional terms of up to XXX (#) [months/years] each, with the same terms and conditions and subject to the mutual agreement of all parties, to be negotiated prior to the end of the then current term.</w:t>
      </w:r>
    </w:p>
    <w:p w14:paraId="3FB791D0" w14:textId="77777777" w:rsidR="007056E2" w:rsidRPr="009A4309" w:rsidRDefault="007056E2" w:rsidP="007056E2">
      <w:pPr>
        <w:pStyle w:val="ContractLevel2"/>
        <w:spacing w:after="240"/>
        <w:contextualSpacing w:val="0"/>
        <w:jc w:val="both"/>
        <w:rPr>
          <w:rFonts w:cstheme="minorHAnsi"/>
          <w:szCs w:val="22"/>
        </w:rPr>
      </w:pPr>
      <w:r w:rsidRPr="009A4309">
        <w:rPr>
          <w:rFonts w:cstheme="minorHAnsi"/>
          <w:szCs w:val="22"/>
        </w:rPr>
        <w:t>The Client or Supplier may, at any time, terminate this Subsequent Contract without cause or reason by giving the other party at least 30 calendar days written notice specifying the effective date of termination.</w:t>
      </w:r>
    </w:p>
    <w:p w14:paraId="0061B58D" w14:textId="77777777" w:rsidR="007056E2" w:rsidRPr="009A4309" w:rsidRDefault="007056E2" w:rsidP="007056E2">
      <w:pPr>
        <w:pStyle w:val="ContractLevel2"/>
        <w:spacing w:after="240"/>
        <w:contextualSpacing w:val="0"/>
        <w:rPr>
          <w:rFonts w:cstheme="minorHAnsi"/>
          <w:szCs w:val="22"/>
        </w:rPr>
      </w:pPr>
      <w:r w:rsidRPr="009A4309">
        <w:rPr>
          <w:rFonts w:cstheme="minorHAnsi"/>
          <w:szCs w:val="22"/>
        </w:rPr>
        <w:t>In the event of termination or expiry of this Agreement, both Parties shall use the procedures as specified in Schedule E - Soft Landing Procedures.</w:t>
      </w:r>
    </w:p>
    <w:p w14:paraId="3F7EA5A9" w14:textId="77777777" w:rsidR="007056E2" w:rsidRPr="009A4309" w:rsidRDefault="007056E2" w:rsidP="007056E2">
      <w:pPr>
        <w:pStyle w:val="ContractLevel1"/>
        <w:rPr>
          <w:rFonts w:cstheme="minorHAnsi"/>
          <w:sz w:val="22"/>
          <w:szCs w:val="22"/>
        </w:rPr>
      </w:pPr>
      <w:r w:rsidRPr="009A4309">
        <w:rPr>
          <w:rFonts w:cstheme="minorHAnsi"/>
          <w:sz w:val="22"/>
          <w:szCs w:val="22"/>
        </w:rPr>
        <w:t>SUPPLIER Performance Evaluation</w:t>
      </w:r>
    </w:p>
    <w:p w14:paraId="78A60A27" w14:textId="77777777" w:rsidR="007056E2" w:rsidRPr="009A4309" w:rsidRDefault="007056E2" w:rsidP="007056E2">
      <w:pPr>
        <w:pStyle w:val="ContractLevel2"/>
        <w:numPr>
          <w:ilvl w:val="0"/>
          <w:numId w:val="0"/>
        </w:numPr>
        <w:spacing w:after="120"/>
        <w:ind w:left="720"/>
        <w:jc w:val="both"/>
        <w:rPr>
          <w:rFonts w:eastAsia="Calibri" w:cstheme="minorHAnsi"/>
          <w:szCs w:val="22"/>
        </w:rPr>
      </w:pPr>
      <w:r w:rsidRPr="009A4309">
        <w:rPr>
          <w:rFonts w:eastAsia="Calibri" w:cstheme="minorHAnsi"/>
          <w:szCs w:val="22"/>
        </w:rPr>
        <w:t xml:space="preserve">Suppler performance evaluations may be conducted during the term of this Subsequent Contract by the Client at the Client’s sole discretion, and shall be conducted once the Subsequent Contract has ended.  </w:t>
      </w:r>
    </w:p>
    <w:p w14:paraId="14E06684" w14:textId="77777777" w:rsidR="007056E2" w:rsidRPr="009A4309" w:rsidRDefault="007056E2" w:rsidP="007056E2">
      <w:pPr>
        <w:spacing w:line="259" w:lineRule="auto"/>
        <w:ind w:left="720"/>
        <w:jc w:val="both"/>
        <w:rPr>
          <w:rFonts w:eastAsia="Calibri" w:cstheme="minorHAnsi"/>
        </w:rPr>
      </w:pPr>
      <w:r w:rsidRPr="009A4309">
        <w:rPr>
          <w:rFonts w:eastAsia="Calibri" w:cstheme="minorHAnsi"/>
        </w:rPr>
        <w:t>The performance shall be evaluated based the Services of the Supplier as outlined in Section 2.0.</w:t>
      </w:r>
      <w:r w:rsidRPr="009A4309">
        <w:rPr>
          <w:rFonts w:cstheme="minorHAnsi"/>
        </w:rPr>
        <w:t xml:space="preserve">  </w:t>
      </w:r>
      <w:r w:rsidRPr="009A4309">
        <w:rPr>
          <w:rFonts w:eastAsia="Calibri" w:cstheme="minorHAnsi"/>
        </w:rPr>
        <w:t>The results of the evaluation shall be shared with the Service Provider.</w:t>
      </w:r>
    </w:p>
    <w:p w14:paraId="393EA58A" w14:textId="2DB4D75D" w:rsidR="003E4680" w:rsidRPr="009A4309" w:rsidRDefault="007056E2" w:rsidP="009A4309">
      <w:pPr>
        <w:spacing w:line="259" w:lineRule="auto"/>
        <w:ind w:left="720"/>
        <w:jc w:val="both"/>
        <w:rPr>
          <w:rFonts w:cstheme="minorHAnsi"/>
          <w:lang w:val="en-US"/>
        </w:rPr>
      </w:pPr>
      <w:r w:rsidRPr="009A4309">
        <w:rPr>
          <w:rFonts w:eastAsia="Calibri" w:cstheme="minorHAnsi"/>
        </w:rPr>
        <w:lastRenderedPageBreak/>
        <w:t xml:space="preserve">Upon the request of a Service Provider, the Government of Saskatchewan shall provide a debriefing following the evaluation. All requests must be made in writing within thirty (30) days of the Government of Saskatchewan providing notification of the existence of a ministerial evaluation.  </w:t>
      </w:r>
    </w:p>
    <w:p w14:paraId="6104A5A7" w14:textId="252FE3B0" w:rsidR="007056E2" w:rsidRPr="009A4309" w:rsidRDefault="007056E2" w:rsidP="007056E2">
      <w:pPr>
        <w:jc w:val="both"/>
        <w:rPr>
          <w:rFonts w:cstheme="minorHAnsi"/>
        </w:rPr>
      </w:pPr>
      <w:r w:rsidRPr="009A4309">
        <w:rPr>
          <w:rFonts w:cstheme="minorHAnsi"/>
        </w:rPr>
        <w:t>IN WITNESS WHEREOF the parties hereto have executed this Subsequent Contract as of the date and year first above written.</w:t>
      </w:r>
    </w:p>
    <w:p w14:paraId="0A53DEB3" w14:textId="0B8E86EF" w:rsidR="007056E2" w:rsidRPr="009A4309" w:rsidRDefault="00D42977" w:rsidP="007056E2">
      <w:pPr>
        <w:jc w:val="both"/>
        <w:rPr>
          <w:rFonts w:cstheme="minorHAnsi"/>
        </w:rPr>
      </w:pPr>
      <w:r>
        <w:rPr>
          <w:rFonts w:cstheme="minorHAnsi"/>
        </w:rPr>
        <w:t>HIS</w:t>
      </w:r>
      <w:r w:rsidR="007056E2" w:rsidRPr="009A4309">
        <w:rPr>
          <w:rFonts w:cstheme="minorHAnsi"/>
        </w:rPr>
        <w:t xml:space="preserve"> MAJESTY THE </w:t>
      </w:r>
      <w:r>
        <w:rPr>
          <w:rFonts w:cstheme="minorHAnsi"/>
        </w:rPr>
        <w:t>KING</w:t>
      </w:r>
      <w:r w:rsidR="007056E2" w:rsidRPr="009A4309">
        <w:rPr>
          <w:rFonts w:cstheme="minorHAnsi"/>
        </w:rPr>
        <w:t xml:space="preserve"> IN RIGHT OF THE PROVINCE OF SASKATCHEWAN, as represented by the Minister responsible for the </w:t>
      </w:r>
      <w:r w:rsidR="007056E2" w:rsidRPr="009A4309">
        <w:rPr>
          <w:rFonts w:cstheme="minorHAnsi"/>
          <w:b/>
          <w:u w:val="single"/>
        </w:rPr>
        <w:t>Ministry of SaskBuilds and Procurement:</w:t>
      </w:r>
    </w:p>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850"/>
      </w:tblGrid>
      <w:tr w:rsidR="00BC6A85" w:rsidRPr="00BC6A85" w14:paraId="3C6AA3A6" w14:textId="77777777" w:rsidTr="008614D8">
        <w:tc>
          <w:tcPr>
            <w:tcW w:w="1818" w:type="dxa"/>
            <w:hideMark/>
          </w:tcPr>
          <w:p w14:paraId="39E02806" w14:textId="77777777" w:rsidR="00BC6A85" w:rsidRPr="00BC6A85" w:rsidRDefault="00BC6A85" w:rsidP="00BC6A85">
            <w:pPr>
              <w:spacing w:before="480"/>
              <w:jc w:val="both"/>
              <w:rPr>
                <w:rFonts w:asciiTheme="minorHAnsi" w:eastAsia="Calibri" w:hAnsiTheme="minorHAnsi" w:cstheme="minorHAnsi"/>
              </w:rPr>
            </w:pPr>
            <w:r w:rsidRPr="00BC6A85">
              <w:rPr>
                <w:rFonts w:asciiTheme="minorHAnsi" w:eastAsia="Calibri" w:hAnsiTheme="minorHAnsi" w:cstheme="minorHAnsi"/>
              </w:rPr>
              <w:t>Signature:</w:t>
            </w:r>
          </w:p>
        </w:tc>
        <w:tc>
          <w:tcPr>
            <w:tcW w:w="5850" w:type="dxa"/>
            <w:tcBorders>
              <w:top w:val="nil"/>
              <w:left w:val="nil"/>
              <w:bottom w:val="single" w:sz="8" w:space="0" w:color="auto"/>
              <w:right w:val="nil"/>
            </w:tcBorders>
          </w:tcPr>
          <w:p w14:paraId="676C2F97" w14:textId="77777777" w:rsidR="00BC6A85" w:rsidRPr="00BC6A85" w:rsidRDefault="00BC6A85" w:rsidP="00BC6A85">
            <w:pPr>
              <w:spacing w:before="480"/>
              <w:jc w:val="both"/>
              <w:rPr>
                <w:rFonts w:asciiTheme="minorHAnsi" w:eastAsia="Calibri" w:hAnsiTheme="minorHAnsi" w:cstheme="minorHAnsi"/>
              </w:rPr>
            </w:pPr>
          </w:p>
        </w:tc>
      </w:tr>
      <w:tr w:rsidR="00BC6A85" w:rsidRPr="00BC6A85" w14:paraId="2B02DB7D" w14:textId="77777777" w:rsidTr="008614D8">
        <w:tc>
          <w:tcPr>
            <w:tcW w:w="1818" w:type="dxa"/>
            <w:hideMark/>
          </w:tcPr>
          <w:p w14:paraId="6214F171" w14:textId="77777777" w:rsidR="00BC6A85" w:rsidRPr="00BC6A85" w:rsidRDefault="00BC6A85" w:rsidP="00BC6A85">
            <w:pPr>
              <w:spacing w:before="240"/>
              <w:jc w:val="both"/>
              <w:rPr>
                <w:rFonts w:asciiTheme="minorHAnsi" w:eastAsia="Calibri" w:hAnsiTheme="minorHAnsi" w:cstheme="minorHAnsi"/>
              </w:rPr>
            </w:pPr>
            <w:r w:rsidRPr="00BC6A85">
              <w:rPr>
                <w:rFonts w:asciiTheme="minorHAnsi" w:eastAsia="Calibri" w:hAnsiTheme="minorHAnsi" w:cstheme="minorHAnsi"/>
              </w:rPr>
              <w:t>Name:</w:t>
            </w:r>
          </w:p>
        </w:tc>
        <w:tc>
          <w:tcPr>
            <w:tcW w:w="5850" w:type="dxa"/>
            <w:tcBorders>
              <w:top w:val="single" w:sz="8" w:space="0" w:color="auto"/>
              <w:left w:val="nil"/>
              <w:bottom w:val="single" w:sz="8" w:space="0" w:color="auto"/>
              <w:right w:val="nil"/>
            </w:tcBorders>
          </w:tcPr>
          <w:p w14:paraId="587F6998" w14:textId="77777777" w:rsidR="00BC6A85" w:rsidRPr="00BC6A85" w:rsidRDefault="00BC6A85" w:rsidP="00BC6A85">
            <w:pPr>
              <w:spacing w:before="240"/>
              <w:jc w:val="center"/>
              <w:rPr>
                <w:rFonts w:asciiTheme="minorHAnsi" w:eastAsia="Calibri" w:hAnsiTheme="minorHAnsi" w:cstheme="minorHAnsi"/>
              </w:rPr>
            </w:pPr>
          </w:p>
        </w:tc>
      </w:tr>
      <w:tr w:rsidR="00BC6A85" w:rsidRPr="00BC6A85" w14:paraId="79956BE2" w14:textId="77777777" w:rsidTr="008614D8">
        <w:tc>
          <w:tcPr>
            <w:tcW w:w="1818" w:type="dxa"/>
            <w:hideMark/>
          </w:tcPr>
          <w:p w14:paraId="27AB1A23" w14:textId="77777777" w:rsidR="00BC6A85" w:rsidRPr="00BC6A85" w:rsidRDefault="00BC6A85" w:rsidP="00BC6A85">
            <w:pPr>
              <w:spacing w:before="240"/>
              <w:jc w:val="both"/>
              <w:rPr>
                <w:rFonts w:asciiTheme="minorHAnsi" w:eastAsia="Calibri" w:hAnsiTheme="minorHAnsi" w:cstheme="minorHAnsi"/>
              </w:rPr>
            </w:pPr>
            <w:r w:rsidRPr="00BC6A85">
              <w:rPr>
                <w:rFonts w:asciiTheme="minorHAnsi" w:eastAsia="Calibri" w:hAnsiTheme="minorHAnsi" w:cstheme="minorHAnsi"/>
              </w:rPr>
              <w:t>Title:</w:t>
            </w:r>
          </w:p>
        </w:tc>
        <w:tc>
          <w:tcPr>
            <w:tcW w:w="5850" w:type="dxa"/>
            <w:tcBorders>
              <w:top w:val="single" w:sz="8" w:space="0" w:color="auto"/>
              <w:left w:val="nil"/>
              <w:bottom w:val="single" w:sz="8" w:space="0" w:color="auto"/>
              <w:right w:val="nil"/>
            </w:tcBorders>
          </w:tcPr>
          <w:p w14:paraId="6A166E61" w14:textId="77777777" w:rsidR="00BC6A85" w:rsidRPr="00BC6A85" w:rsidRDefault="00BC6A85" w:rsidP="00BC6A85">
            <w:pPr>
              <w:spacing w:before="240"/>
              <w:jc w:val="center"/>
              <w:rPr>
                <w:rFonts w:asciiTheme="minorHAnsi" w:eastAsia="Calibri" w:hAnsiTheme="minorHAnsi" w:cstheme="minorHAnsi"/>
              </w:rPr>
            </w:pPr>
          </w:p>
        </w:tc>
      </w:tr>
      <w:tr w:rsidR="00BC6A85" w:rsidRPr="00BC6A85" w14:paraId="7B011BD4" w14:textId="77777777" w:rsidTr="008614D8">
        <w:tc>
          <w:tcPr>
            <w:tcW w:w="1818" w:type="dxa"/>
          </w:tcPr>
          <w:p w14:paraId="7458A579" w14:textId="77777777" w:rsidR="00BC6A85" w:rsidRPr="00BC6A85" w:rsidRDefault="00BC6A85" w:rsidP="00BC6A85">
            <w:pPr>
              <w:spacing w:before="240"/>
              <w:jc w:val="both"/>
              <w:rPr>
                <w:rFonts w:asciiTheme="minorHAnsi" w:eastAsia="Calibri" w:hAnsiTheme="minorHAnsi" w:cstheme="minorHAnsi"/>
              </w:rPr>
            </w:pPr>
            <w:r w:rsidRPr="00BC6A85">
              <w:rPr>
                <w:rFonts w:asciiTheme="minorHAnsi" w:eastAsia="Calibri" w:hAnsiTheme="minorHAnsi" w:cstheme="minorHAnsi"/>
              </w:rPr>
              <w:t>Date:</w:t>
            </w:r>
          </w:p>
        </w:tc>
        <w:tc>
          <w:tcPr>
            <w:tcW w:w="5850" w:type="dxa"/>
            <w:tcBorders>
              <w:top w:val="single" w:sz="8" w:space="0" w:color="auto"/>
              <w:left w:val="nil"/>
              <w:bottom w:val="single" w:sz="8" w:space="0" w:color="auto"/>
              <w:right w:val="nil"/>
            </w:tcBorders>
          </w:tcPr>
          <w:p w14:paraId="07D11436" w14:textId="77777777" w:rsidR="00BC6A85" w:rsidRPr="00BC6A85" w:rsidRDefault="00BC6A85" w:rsidP="00BC6A85">
            <w:pPr>
              <w:spacing w:before="240"/>
              <w:jc w:val="center"/>
              <w:rPr>
                <w:rFonts w:asciiTheme="minorHAnsi" w:eastAsia="Calibri" w:hAnsiTheme="minorHAnsi" w:cstheme="minorHAnsi"/>
              </w:rPr>
            </w:pPr>
          </w:p>
        </w:tc>
      </w:tr>
    </w:tbl>
    <w:p w14:paraId="74958767" w14:textId="77777777" w:rsidR="00BC6A85" w:rsidRPr="00BC6A85" w:rsidRDefault="00BC6A85" w:rsidP="00BC6A85">
      <w:pPr>
        <w:spacing w:after="240" w:line="240" w:lineRule="auto"/>
        <w:jc w:val="both"/>
        <w:rPr>
          <w:rFonts w:eastAsia="Calibri" w:cstheme="minorHAnsi"/>
          <w:b/>
          <w:u w:val="single"/>
        </w:rPr>
      </w:pPr>
    </w:p>
    <w:p w14:paraId="27787022" w14:textId="77777777" w:rsidR="00BC6A85" w:rsidRPr="00BC6A85" w:rsidRDefault="00BC6A85" w:rsidP="00BC6A85">
      <w:pPr>
        <w:spacing w:after="240" w:line="240" w:lineRule="auto"/>
        <w:jc w:val="both"/>
        <w:rPr>
          <w:rFonts w:eastAsia="Calibri" w:cstheme="minorHAnsi"/>
          <w:b/>
          <w:u w:val="single"/>
        </w:rPr>
      </w:pPr>
      <w:r w:rsidRPr="00BC6A85">
        <w:rPr>
          <w:rFonts w:eastAsia="Calibri" w:cstheme="minorHAnsi"/>
          <w:b/>
          <w:u w:val="single"/>
        </w:rPr>
        <w:t>SERVICE PROVIDER NAME</w:t>
      </w:r>
    </w:p>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850"/>
      </w:tblGrid>
      <w:tr w:rsidR="00BC6A85" w:rsidRPr="00BC6A85" w14:paraId="60EB6635" w14:textId="77777777" w:rsidTr="008614D8">
        <w:tc>
          <w:tcPr>
            <w:tcW w:w="1818" w:type="dxa"/>
            <w:hideMark/>
          </w:tcPr>
          <w:p w14:paraId="5272899D" w14:textId="77777777" w:rsidR="00BC6A85" w:rsidRPr="00BC6A85" w:rsidRDefault="00BC6A85" w:rsidP="00BC6A85">
            <w:pPr>
              <w:spacing w:before="240"/>
              <w:jc w:val="both"/>
              <w:rPr>
                <w:rFonts w:asciiTheme="minorHAnsi" w:eastAsia="Calibri" w:hAnsiTheme="minorHAnsi" w:cstheme="minorHAnsi"/>
              </w:rPr>
            </w:pPr>
            <w:r w:rsidRPr="00BC6A85">
              <w:rPr>
                <w:rFonts w:asciiTheme="minorHAnsi" w:eastAsia="Calibri" w:hAnsiTheme="minorHAnsi" w:cstheme="minorHAnsi"/>
              </w:rPr>
              <w:t>Signature:</w:t>
            </w:r>
          </w:p>
        </w:tc>
        <w:tc>
          <w:tcPr>
            <w:tcW w:w="5850" w:type="dxa"/>
            <w:tcBorders>
              <w:top w:val="nil"/>
              <w:left w:val="nil"/>
              <w:bottom w:val="single" w:sz="8" w:space="0" w:color="auto"/>
              <w:right w:val="nil"/>
            </w:tcBorders>
          </w:tcPr>
          <w:p w14:paraId="0F162DE5" w14:textId="77777777" w:rsidR="00BC6A85" w:rsidRPr="00BC6A85" w:rsidRDefault="00BC6A85" w:rsidP="00BC6A85">
            <w:pPr>
              <w:spacing w:before="240"/>
              <w:jc w:val="center"/>
              <w:rPr>
                <w:rFonts w:asciiTheme="minorHAnsi" w:eastAsia="Calibri" w:hAnsiTheme="minorHAnsi" w:cstheme="minorHAnsi"/>
              </w:rPr>
            </w:pPr>
            <w:r w:rsidRPr="00BC6A85">
              <w:rPr>
                <w:rFonts w:asciiTheme="minorHAnsi" w:eastAsia="Calibri" w:hAnsiTheme="minorHAnsi" w:cstheme="minorHAnsi"/>
              </w:rPr>
              <w:t>DRAFT DO NOT SIGN</w:t>
            </w:r>
          </w:p>
        </w:tc>
      </w:tr>
      <w:tr w:rsidR="00BC6A85" w:rsidRPr="00BC6A85" w14:paraId="4BE05F0E" w14:textId="77777777" w:rsidTr="008614D8">
        <w:tc>
          <w:tcPr>
            <w:tcW w:w="1818" w:type="dxa"/>
            <w:hideMark/>
          </w:tcPr>
          <w:p w14:paraId="41BCEC0D" w14:textId="77777777" w:rsidR="00BC6A85" w:rsidRPr="00BC6A85" w:rsidRDefault="00BC6A85" w:rsidP="00BC6A85">
            <w:pPr>
              <w:spacing w:before="240"/>
              <w:jc w:val="both"/>
              <w:rPr>
                <w:rFonts w:asciiTheme="minorHAnsi" w:eastAsia="Calibri" w:hAnsiTheme="minorHAnsi" w:cstheme="minorHAnsi"/>
              </w:rPr>
            </w:pPr>
            <w:r w:rsidRPr="00BC6A85">
              <w:rPr>
                <w:rFonts w:asciiTheme="minorHAnsi" w:eastAsia="Calibri" w:hAnsiTheme="minorHAnsi" w:cstheme="minorHAnsi"/>
              </w:rPr>
              <w:t>Name:</w:t>
            </w:r>
          </w:p>
        </w:tc>
        <w:tc>
          <w:tcPr>
            <w:tcW w:w="5850" w:type="dxa"/>
            <w:tcBorders>
              <w:top w:val="single" w:sz="8" w:space="0" w:color="auto"/>
              <w:left w:val="nil"/>
              <w:bottom w:val="single" w:sz="8" w:space="0" w:color="auto"/>
              <w:right w:val="nil"/>
            </w:tcBorders>
          </w:tcPr>
          <w:p w14:paraId="07B87EAD" w14:textId="77777777" w:rsidR="00BC6A85" w:rsidRPr="00BC6A85" w:rsidRDefault="00BC6A85" w:rsidP="00BC6A85">
            <w:pPr>
              <w:spacing w:before="240"/>
              <w:jc w:val="both"/>
              <w:rPr>
                <w:rFonts w:asciiTheme="minorHAnsi" w:eastAsia="Calibri" w:hAnsiTheme="minorHAnsi" w:cstheme="minorHAnsi"/>
              </w:rPr>
            </w:pPr>
          </w:p>
        </w:tc>
      </w:tr>
      <w:tr w:rsidR="00BC6A85" w:rsidRPr="00BC6A85" w14:paraId="1BFEAF8E" w14:textId="77777777" w:rsidTr="008614D8">
        <w:tc>
          <w:tcPr>
            <w:tcW w:w="1818" w:type="dxa"/>
            <w:hideMark/>
          </w:tcPr>
          <w:p w14:paraId="79AB7C5E" w14:textId="77777777" w:rsidR="00BC6A85" w:rsidRPr="00BC6A85" w:rsidRDefault="00BC6A85" w:rsidP="00BC6A85">
            <w:pPr>
              <w:spacing w:before="240"/>
              <w:jc w:val="both"/>
              <w:rPr>
                <w:rFonts w:asciiTheme="minorHAnsi" w:eastAsia="Calibri" w:hAnsiTheme="minorHAnsi" w:cstheme="minorHAnsi"/>
              </w:rPr>
            </w:pPr>
            <w:r w:rsidRPr="00BC6A85">
              <w:rPr>
                <w:rFonts w:asciiTheme="minorHAnsi" w:eastAsia="Calibri" w:hAnsiTheme="minorHAnsi" w:cstheme="minorHAnsi"/>
              </w:rPr>
              <w:t>Title:</w:t>
            </w:r>
          </w:p>
        </w:tc>
        <w:tc>
          <w:tcPr>
            <w:tcW w:w="5850" w:type="dxa"/>
            <w:tcBorders>
              <w:top w:val="single" w:sz="8" w:space="0" w:color="auto"/>
              <w:left w:val="nil"/>
              <w:bottom w:val="single" w:sz="8" w:space="0" w:color="auto"/>
              <w:right w:val="nil"/>
            </w:tcBorders>
          </w:tcPr>
          <w:p w14:paraId="42CF0BA6" w14:textId="77777777" w:rsidR="00BC6A85" w:rsidRPr="00BC6A85" w:rsidRDefault="00BC6A85" w:rsidP="00BC6A85">
            <w:pPr>
              <w:spacing w:before="240"/>
              <w:jc w:val="both"/>
              <w:rPr>
                <w:rFonts w:asciiTheme="minorHAnsi" w:eastAsia="Calibri" w:hAnsiTheme="minorHAnsi" w:cstheme="minorHAnsi"/>
              </w:rPr>
            </w:pPr>
          </w:p>
        </w:tc>
      </w:tr>
      <w:tr w:rsidR="00BC6A85" w:rsidRPr="00BC6A85" w14:paraId="1222A75F" w14:textId="77777777" w:rsidTr="008614D8">
        <w:tc>
          <w:tcPr>
            <w:tcW w:w="1818" w:type="dxa"/>
          </w:tcPr>
          <w:p w14:paraId="14A1A2AC" w14:textId="77777777" w:rsidR="00BC6A85" w:rsidRPr="00BC6A85" w:rsidRDefault="00BC6A85" w:rsidP="00BC6A85">
            <w:pPr>
              <w:spacing w:before="240"/>
              <w:jc w:val="both"/>
              <w:rPr>
                <w:rFonts w:asciiTheme="minorHAnsi" w:eastAsia="Calibri" w:hAnsiTheme="minorHAnsi" w:cstheme="minorHAnsi"/>
              </w:rPr>
            </w:pPr>
            <w:r w:rsidRPr="00BC6A85">
              <w:rPr>
                <w:rFonts w:asciiTheme="minorHAnsi" w:eastAsia="Calibri" w:hAnsiTheme="minorHAnsi" w:cstheme="minorHAnsi"/>
              </w:rPr>
              <w:t>Date:</w:t>
            </w:r>
          </w:p>
        </w:tc>
        <w:tc>
          <w:tcPr>
            <w:tcW w:w="5850" w:type="dxa"/>
            <w:tcBorders>
              <w:top w:val="single" w:sz="8" w:space="0" w:color="auto"/>
              <w:left w:val="nil"/>
              <w:bottom w:val="single" w:sz="8" w:space="0" w:color="auto"/>
              <w:right w:val="nil"/>
            </w:tcBorders>
          </w:tcPr>
          <w:p w14:paraId="17EA49EC" w14:textId="77777777" w:rsidR="00BC6A85" w:rsidRPr="00BC6A85" w:rsidRDefault="00BC6A85" w:rsidP="00BC6A85">
            <w:pPr>
              <w:spacing w:before="240"/>
              <w:jc w:val="both"/>
              <w:rPr>
                <w:rFonts w:asciiTheme="minorHAnsi" w:eastAsia="Calibri" w:hAnsiTheme="minorHAnsi" w:cstheme="minorHAnsi"/>
              </w:rPr>
            </w:pPr>
          </w:p>
        </w:tc>
      </w:tr>
      <w:bookmarkEnd w:id="8"/>
    </w:tbl>
    <w:p w14:paraId="09B56DCA" w14:textId="77777777" w:rsidR="007056E2" w:rsidRPr="009A4309" w:rsidRDefault="007056E2" w:rsidP="007056E2">
      <w:pPr>
        <w:jc w:val="both"/>
        <w:rPr>
          <w:rFonts w:cstheme="minorHAnsi"/>
          <w:b/>
          <w:u w:val="single"/>
        </w:rPr>
      </w:pPr>
    </w:p>
    <w:sectPr w:rsidR="007056E2" w:rsidRPr="009A4309" w:rsidSect="00C67007">
      <w:headerReference w:type="default" r:id="rId14"/>
      <w:footerReference w:type="default" r:id="rId15"/>
      <w:type w:val="continuous"/>
      <w:pgSz w:w="12240" w:h="15840" w:code="1"/>
      <w:pgMar w:top="1800" w:right="1440" w:bottom="1530" w:left="216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Author" w:initials="A">
    <w:p w14:paraId="2D01C9D6" w14:textId="77777777" w:rsidR="004C4F0E" w:rsidRDefault="00923F2B" w:rsidP="004C4F0E">
      <w:pPr>
        <w:pStyle w:val="CommentText"/>
      </w:pPr>
      <w:r>
        <w:rPr>
          <w:rStyle w:val="CommentReference"/>
        </w:rPr>
        <w:annotationRef/>
      </w:r>
      <w:r w:rsidR="004C4F0E">
        <w:t xml:space="preserve">RATIONALIZATION EXAMPLE:  </w:t>
      </w:r>
    </w:p>
    <w:p w14:paraId="212172FE" w14:textId="38A8D3A9" w:rsidR="00923F2B" w:rsidRDefault="004C4F0E" w:rsidP="004C4F0E">
      <w:pPr>
        <w:pStyle w:val="CommentText"/>
      </w:pPr>
      <w:r>
        <w:t>The envisioned engagement requires a transition out period and soft landing procedures which are estimated at 75-90 days.  As such, Service Provider recommends at least a 90 day notice for termination without cause.</w:t>
      </w:r>
    </w:p>
  </w:comment>
  <w:comment w:id="9" w:author="Author" w:initials="A">
    <w:p w14:paraId="1BCC6D34" w14:textId="10E06F96" w:rsidR="00AF3118" w:rsidRDefault="00AF3118">
      <w:pPr>
        <w:pStyle w:val="CommentText"/>
      </w:pPr>
      <w:r>
        <w:rPr>
          <w:rStyle w:val="CommentReference"/>
        </w:rPr>
        <w:annotationRef/>
      </w:r>
      <w:r>
        <w:t>As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2172FE" w15:done="0"/>
  <w15:commentEx w15:paraId="1BCC6D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2172FE" w16cid:durableId="25B64BD1"/>
  <w16cid:commentId w16cid:paraId="1BCC6D34" w16cid:durableId="25B74D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155C3" w14:textId="77777777" w:rsidR="004E1D67" w:rsidRDefault="004E1D67" w:rsidP="00427458">
      <w:pPr>
        <w:spacing w:after="0" w:line="240" w:lineRule="auto"/>
      </w:pPr>
      <w:r>
        <w:separator/>
      </w:r>
    </w:p>
  </w:endnote>
  <w:endnote w:type="continuationSeparator" w:id="0">
    <w:p w14:paraId="76901320" w14:textId="77777777" w:rsidR="004E1D67" w:rsidRDefault="004E1D67" w:rsidP="00427458">
      <w:pPr>
        <w:spacing w:after="0" w:line="240" w:lineRule="auto"/>
      </w:pPr>
      <w:r>
        <w:continuationSeparator/>
      </w:r>
    </w:p>
  </w:endnote>
  <w:endnote w:type="continuationNotice" w:id="1">
    <w:p w14:paraId="344D7EF9" w14:textId="77777777" w:rsidR="004E1D67" w:rsidRDefault="004E1D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Kepler Std">
    <w:altName w:val="Kepler Std"/>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396" w:type="pct"/>
      <w:tblInd w:w="-720" w:type="dxa"/>
      <w:tblBorders>
        <w:top w:val="single" w:sz="18" w:space="0" w:color="00643C"/>
        <w:left w:val="none" w:sz="0" w:space="0" w:color="auto"/>
        <w:bottom w:val="none" w:sz="0" w:space="0" w:color="auto"/>
        <w:right w:val="none" w:sz="0" w:space="0" w:color="auto"/>
        <w:insideH w:val="none" w:sz="0" w:space="0" w:color="auto"/>
        <w:insideV w:val="none" w:sz="0" w:space="0" w:color="auto"/>
      </w:tblBorders>
      <w:shd w:val="clear" w:color="auto" w:fill="007E3A"/>
      <w:tblLook w:val="04A0" w:firstRow="1" w:lastRow="0" w:firstColumn="1" w:lastColumn="0" w:noHBand="0" w:noVBand="1"/>
    </w:tblPr>
    <w:tblGrid>
      <w:gridCol w:w="4314"/>
      <w:gridCol w:w="5010"/>
    </w:tblGrid>
    <w:tr w:rsidR="002A41B7" w:rsidRPr="00B96EBF" w14:paraId="790BF287" w14:textId="77777777" w:rsidTr="00C75BE3">
      <w:trPr>
        <w:cnfStyle w:val="100000000000" w:firstRow="1" w:lastRow="0" w:firstColumn="0" w:lastColumn="0" w:oddVBand="0" w:evenVBand="0" w:oddHBand="0" w:evenHBand="0" w:firstRowFirstColumn="0" w:firstRowLastColumn="0" w:lastRowFirstColumn="0" w:lastRowLastColumn="0"/>
      </w:trPr>
      <w:tc>
        <w:tcPr>
          <w:tcW w:w="4412" w:type="dxa"/>
          <w:shd w:val="clear" w:color="auto" w:fill="auto"/>
        </w:tcPr>
        <w:p w14:paraId="702F3149" w14:textId="1C940090" w:rsidR="002A41B7" w:rsidRPr="00B96EBF" w:rsidRDefault="002A41B7" w:rsidP="00E47FF7">
          <w:pPr>
            <w:pStyle w:val="HeaderFooterText"/>
            <w:jc w:val="left"/>
            <w:rPr>
              <w:b/>
              <w:color w:val="auto"/>
            </w:rPr>
          </w:pPr>
          <w:r w:rsidRPr="00B96EBF">
            <w:rPr>
              <w:b/>
              <w:color w:val="auto"/>
            </w:rPr>
            <w:t xml:space="preserve">Revised: </w:t>
          </w:r>
          <w:r w:rsidR="002D03E2">
            <w:rPr>
              <w:b/>
              <w:color w:val="auto"/>
            </w:rPr>
            <w:t>September</w:t>
          </w:r>
          <w:r w:rsidR="00E26869">
            <w:rPr>
              <w:b/>
              <w:color w:val="auto"/>
            </w:rPr>
            <w:t xml:space="preserve"> </w:t>
          </w:r>
          <w:r w:rsidR="002D03E2">
            <w:rPr>
              <w:b/>
              <w:color w:val="auto"/>
            </w:rPr>
            <w:t>9</w:t>
          </w:r>
          <w:r w:rsidR="00E26869">
            <w:rPr>
              <w:b/>
              <w:color w:val="auto"/>
            </w:rPr>
            <w:t>, 2022</w:t>
          </w:r>
        </w:p>
      </w:tc>
      <w:tc>
        <w:tcPr>
          <w:tcW w:w="5145" w:type="dxa"/>
          <w:shd w:val="clear" w:color="auto" w:fill="auto"/>
        </w:tcPr>
        <w:sdt>
          <w:sdtPr>
            <w:id w:val="701985693"/>
            <w:docPartObj>
              <w:docPartGallery w:val="Page Numbers (Top of Page)"/>
              <w:docPartUnique/>
            </w:docPartObj>
          </w:sdtPr>
          <w:sdtEndPr/>
          <w:sdtContent>
            <w:sdt>
              <w:sdtPr>
                <w:id w:val="-1402823307"/>
                <w:docPartObj>
                  <w:docPartGallery w:val="Page Numbers (Top of Page)"/>
                  <w:docPartUnique/>
                </w:docPartObj>
              </w:sdtPr>
              <w:sdtEndPr/>
              <w:sdtContent>
                <w:p w14:paraId="5D82ABF6" w14:textId="2A4F1521" w:rsidR="002A41B7" w:rsidRPr="00B96EBF" w:rsidRDefault="002A41B7" w:rsidP="00C75BE3">
                  <w:pPr>
                    <w:pStyle w:val="HeaderFooterText"/>
                    <w:rPr>
                      <w:b/>
                      <w:color w:val="auto"/>
                    </w:rPr>
                  </w:pPr>
                  <w:r w:rsidRPr="00B96EBF">
                    <w:rPr>
                      <w:b/>
                      <w:color w:val="auto"/>
                    </w:rPr>
                    <w:t xml:space="preserve">Page </w:t>
                  </w:r>
                  <w:r w:rsidRPr="00B96EBF">
                    <w:rPr>
                      <w:bCs/>
                    </w:rPr>
                    <w:fldChar w:fldCharType="begin"/>
                  </w:r>
                  <w:r w:rsidRPr="00B96EBF">
                    <w:rPr>
                      <w:b/>
                      <w:bCs/>
                      <w:color w:val="auto"/>
                    </w:rPr>
                    <w:instrText xml:space="preserve"> PAGE </w:instrText>
                  </w:r>
                  <w:r w:rsidRPr="00B96EBF">
                    <w:rPr>
                      <w:bCs/>
                    </w:rPr>
                    <w:fldChar w:fldCharType="separate"/>
                  </w:r>
                  <w:r w:rsidR="00F80D18">
                    <w:rPr>
                      <w:b/>
                      <w:bCs/>
                      <w:noProof/>
                      <w:color w:val="auto"/>
                    </w:rPr>
                    <w:t>22</w:t>
                  </w:r>
                  <w:r w:rsidRPr="00B96EBF">
                    <w:rPr>
                      <w:bCs/>
                    </w:rPr>
                    <w:fldChar w:fldCharType="end"/>
                  </w:r>
                  <w:r w:rsidRPr="00B96EBF">
                    <w:rPr>
                      <w:b/>
                      <w:color w:val="auto"/>
                    </w:rPr>
                    <w:t xml:space="preserve"> of </w:t>
                  </w:r>
                  <w:r w:rsidRPr="00B96EBF">
                    <w:rPr>
                      <w:bCs/>
                    </w:rPr>
                    <w:fldChar w:fldCharType="begin"/>
                  </w:r>
                  <w:r w:rsidRPr="00B96EBF">
                    <w:rPr>
                      <w:b/>
                      <w:bCs/>
                      <w:color w:val="auto"/>
                    </w:rPr>
                    <w:instrText xml:space="preserve"> NUMPAGES  </w:instrText>
                  </w:r>
                  <w:r w:rsidRPr="00B96EBF">
                    <w:rPr>
                      <w:bCs/>
                    </w:rPr>
                    <w:fldChar w:fldCharType="separate"/>
                  </w:r>
                  <w:r w:rsidR="00F80D18">
                    <w:rPr>
                      <w:b/>
                      <w:bCs/>
                      <w:noProof/>
                      <w:color w:val="auto"/>
                    </w:rPr>
                    <w:t>24</w:t>
                  </w:r>
                  <w:r w:rsidRPr="00B96EBF">
                    <w:rPr>
                      <w:bCs/>
                    </w:rPr>
                    <w:fldChar w:fldCharType="end"/>
                  </w:r>
                </w:p>
              </w:sdtContent>
            </w:sdt>
          </w:sdtContent>
        </w:sdt>
      </w:tc>
    </w:tr>
  </w:tbl>
  <w:p w14:paraId="5A64100A" w14:textId="77777777" w:rsidR="002A41B7" w:rsidRPr="00C75BE3" w:rsidRDefault="002A41B7" w:rsidP="00C75BE3">
    <w:pPr>
      <w:pStyle w:val="HeaderFooter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AB8DC" w14:textId="77777777" w:rsidR="004E1D67" w:rsidRDefault="004E1D67" w:rsidP="00427458">
      <w:pPr>
        <w:spacing w:after="0" w:line="240" w:lineRule="auto"/>
      </w:pPr>
      <w:r>
        <w:separator/>
      </w:r>
    </w:p>
  </w:footnote>
  <w:footnote w:type="continuationSeparator" w:id="0">
    <w:p w14:paraId="1DEC97EC" w14:textId="77777777" w:rsidR="004E1D67" w:rsidRDefault="004E1D67" w:rsidP="00427458">
      <w:pPr>
        <w:spacing w:after="0" w:line="240" w:lineRule="auto"/>
      </w:pPr>
      <w:r>
        <w:continuationSeparator/>
      </w:r>
    </w:p>
  </w:footnote>
  <w:footnote w:type="continuationNotice" w:id="1">
    <w:p w14:paraId="7123873A" w14:textId="77777777" w:rsidR="004E1D67" w:rsidRDefault="004E1D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396" w:type="pct"/>
      <w:tblInd w:w="-720" w:type="dxa"/>
      <w:tblBorders>
        <w:top w:val="none" w:sz="0" w:space="0" w:color="auto"/>
        <w:left w:val="none" w:sz="0" w:space="0" w:color="auto"/>
        <w:bottom w:val="single" w:sz="18" w:space="0" w:color="00643C"/>
        <w:right w:val="none" w:sz="0" w:space="0" w:color="auto"/>
        <w:insideH w:val="none" w:sz="0" w:space="0" w:color="auto"/>
        <w:insideV w:val="none" w:sz="0" w:space="0" w:color="auto"/>
      </w:tblBorders>
      <w:tblLook w:val="0480" w:firstRow="0" w:lastRow="0" w:firstColumn="1" w:lastColumn="0" w:noHBand="0" w:noVBand="1"/>
    </w:tblPr>
    <w:tblGrid>
      <w:gridCol w:w="3852"/>
      <w:gridCol w:w="5472"/>
    </w:tblGrid>
    <w:tr w:rsidR="002A41B7" w:rsidRPr="00D9293D" w14:paraId="68F9E18D" w14:textId="77777777" w:rsidTr="00A56A60">
      <w:tc>
        <w:tcPr>
          <w:tcW w:w="3870" w:type="dxa"/>
        </w:tcPr>
        <w:p w14:paraId="31A9B894" w14:textId="20F64C8C" w:rsidR="002A41B7" w:rsidRPr="00427458" w:rsidRDefault="002A41B7" w:rsidP="00A56A60">
          <w:pPr>
            <w:pStyle w:val="HeaderFooterText"/>
            <w:jc w:val="left"/>
          </w:pPr>
          <w:r>
            <w:rPr>
              <w:noProof/>
              <w:lang w:val="en-US"/>
            </w:rPr>
            <w:drawing>
              <wp:inline distT="0" distB="0" distL="0" distR="0" wp14:anchorId="00EF838A" wp14:editId="7F95F755">
                <wp:extent cx="2086261" cy="43593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katchewan cl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93214" cy="437388"/>
                        </a:xfrm>
                        <a:prstGeom prst="rect">
                          <a:avLst/>
                        </a:prstGeom>
                      </pic:spPr>
                    </pic:pic>
                  </a:graphicData>
                </a:graphic>
              </wp:inline>
            </w:drawing>
          </w:r>
        </w:p>
      </w:tc>
      <w:tc>
        <w:tcPr>
          <w:tcW w:w="5687" w:type="dxa"/>
          <w:vAlign w:val="bottom"/>
        </w:tcPr>
        <w:p w14:paraId="3AD17F2F" w14:textId="154831BA" w:rsidR="00B109DB" w:rsidRPr="002A5D77" w:rsidRDefault="00B109DB" w:rsidP="00B109DB">
          <w:pPr>
            <w:pStyle w:val="HeaderFooterText"/>
          </w:pPr>
          <w:r w:rsidRPr="002A5D77">
            <w:t xml:space="preserve">Reference: </w:t>
          </w:r>
          <w:r w:rsidR="002A5D77" w:rsidRPr="002A5D77">
            <w:t>RF</w:t>
          </w:r>
          <w:r w:rsidR="00B04234">
            <w:t>SQ-0575</w:t>
          </w:r>
        </w:p>
        <w:p w14:paraId="3B7740B3" w14:textId="5297EF3A" w:rsidR="002A41B7" w:rsidRPr="003D34FB" w:rsidRDefault="00087318" w:rsidP="00B109DB">
          <w:pPr>
            <w:pStyle w:val="HeaderFooterText"/>
          </w:pPr>
          <w:r>
            <w:t>Information Management Technology</w:t>
          </w:r>
          <w:r w:rsidR="00B825BD">
            <w:t xml:space="preserve"> </w:t>
          </w:r>
          <w:r w:rsidR="00B04234">
            <w:t>Consulting Services</w:t>
          </w:r>
          <w:r w:rsidR="00B825BD">
            <w:t xml:space="preserve"> </w:t>
          </w:r>
          <w:r w:rsidR="009C64C0">
            <w:br/>
            <w:t>Appendix C</w:t>
          </w:r>
          <w:r w:rsidR="002A41B7">
            <w:t>: Sample GoS Contracts</w:t>
          </w:r>
        </w:p>
      </w:tc>
    </w:tr>
  </w:tbl>
  <w:p w14:paraId="3F41CFA8" w14:textId="41B0836E" w:rsidR="002A41B7" w:rsidRPr="00C75BE3" w:rsidRDefault="002A41B7" w:rsidP="00C75BE3">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2708B60C"/>
    <w:lvl w:ilvl="0">
      <w:start w:val="1"/>
      <w:numFmt w:val="lowerLetter"/>
      <w:lvlText w:val="(%1)"/>
      <w:lvlJc w:val="left"/>
      <w:pPr>
        <w:tabs>
          <w:tab w:val="num" w:pos="720"/>
        </w:tabs>
        <w:ind w:left="720" w:hanging="360"/>
      </w:pPr>
      <w:rPr>
        <w:rFonts w:hint="default"/>
      </w:rPr>
    </w:lvl>
  </w:abstractNum>
  <w:abstractNum w:abstractNumId="1" w15:restartNumberingAfterBreak="0">
    <w:nsid w:val="FFFFFF89"/>
    <w:multiLevelType w:val="singleLevel"/>
    <w:tmpl w:val="2F369C4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Technical-Bullet"/>
      <w:lvlText w:val="*"/>
      <w:lvlJc w:val="left"/>
    </w:lvl>
  </w:abstractNum>
  <w:abstractNum w:abstractNumId="3" w15:restartNumberingAfterBreak="0">
    <w:nsid w:val="029A70DC"/>
    <w:multiLevelType w:val="multilevel"/>
    <w:tmpl w:val="CE1EDC5E"/>
    <w:lvl w:ilvl="0">
      <w:start w:val="4"/>
      <w:numFmt w:val="decimal"/>
      <w:lvlText w:val="%1"/>
      <w:lvlJc w:val="left"/>
      <w:pPr>
        <w:ind w:left="495" w:hanging="495"/>
      </w:pPr>
      <w:rPr>
        <w:rFonts w:hint="default"/>
      </w:rPr>
    </w:lvl>
    <w:lvl w:ilvl="1">
      <w:start w:val="9"/>
      <w:numFmt w:val="decimal"/>
      <w:lvlText w:val="%1.%2"/>
      <w:lvlJc w:val="left"/>
      <w:pPr>
        <w:ind w:left="1215" w:hanging="49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77E23FA"/>
    <w:multiLevelType w:val="hybridMultilevel"/>
    <w:tmpl w:val="B9F44EFA"/>
    <w:lvl w:ilvl="0" w:tplc="04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5" w15:restartNumberingAfterBreak="0">
    <w:nsid w:val="0AD42B38"/>
    <w:multiLevelType w:val="multilevel"/>
    <w:tmpl w:val="31087A60"/>
    <w:lvl w:ilvl="0">
      <w:start w:val="2"/>
      <w:numFmt w:val="decimal"/>
      <w:lvlText w:val="%1.0"/>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b/>
        <w:sz w:val="24"/>
      </w:rPr>
    </w:lvl>
    <w:lvl w:ilvl="2">
      <w:start w:val="1"/>
      <w:numFmt w:val="decimal"/>
      <w:lvlText w:val="%1.%2.%3"/>
      <w:lvlJc w:val="left"/>
      <w:pPr>
        <w:tabs>
          <w:tab w:val="num" w:pos="1530"/>
        </w:tabs>
        <w:ind w:left="153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6" w15:restartNumberingAfterBreak="0">
    <w:nsid w:val="0D372EF9"/>
    <w:multiLevelType w:val="multilevel"/>
    <w:tmpl w:val="82D834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2FC034C"/>
    <w:multiLevelType w:val="hybridMultilevel"/>
    <w:tmpl w:val="3C6AFBA4"/>
    <w:lvl w:ilvl="0" w:tplc="10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B832597"/>
    <w:multiLevelType w:val="hybridMultilevel"/>
    <w:tmpl w:val="82D0F0C0"/>
    <w:lvl w:ilvl="0" w:tplc="BE4A8FF4">
      <w:start w:val="1"/>
      <w:numFmt w:val="lowerLetter"/>
      <w:lvlText w:val="(%1)"/>
      <w:lvlJc w:val="left"/>
      <w:pPr>
        <w:tabs>
          <w:tab w:val="num" w:pos="1620"/>
        </w:tabs>
        <w:ind w:left="1620" w:hanging="720"/>
      </w:pPr>
      <w:rPr>
        <w:rFonts w:hint="default"/>
      </w:rPr>
    </w:lvl>
    <w:lvl w:ilvl="1" w:tplc="04090019">
      <w:start w:val="1"/>
      <w:numFmt w:val="lowerLetter"/>
      <w:lvlText w:val="%2."/>
      <w:lvlJc w:val="left"/>
      <w:pPr>
        <w:tabs>
          <w:tab w:val="num" w:pos="1440"/>
        </w:tabs>
        <w:ind w:left="1440" w:hanging="360"/>
      </w:pPr>
    </w:lvl>
    <w:lvl w:ilvl="2" w:tplc="C928BE7E">
      <w:start w:val="1"/>
      <w:numFmt w:val="lowerRoman"/>
      <w:lvlText w:val="(%3)"/>
      <w:lvlJc w:val="lef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D85090C"/>
    <w:multiLevelType w:val="hybridMultilevel"/>
    <w:tmpl w:val="47AE5088"/>
    <w:lvl w:ilvl="0" w:tplc="A77A6B14">
      <w:numFmt w:val="decimal"/>
      <w:lvlText w:val="1.%1"/>
      <w:lvlJc w:val="left"/>
      <w:pPr>
        <w:tabs>
          <w:tab w:val="num" w:pos="720"/>
        </w:tabs>
        <w:ind w:left="720" w:hanging="720"/>
      </w:pPr>
      <w:rPr>
        <w:rFonts w:ascii="Arial" w:hAnsi="Arial" w:cs="Times New Roman" w:hint="default"/>
        <w:b/>
        <w:i w:val="0"/>
        <w:sz w:val="22"/>
        <w:szCs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DF42372"/>
    <w:multiLevelType w:val="hybridMultilevel"/>
    <w:tmpl w:val="4238EF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92041E"/>
    <w:multiLevelType w:val="hybridMultilevel"/>
    <w:tmpl w:val="AA840F22"/>
    <w:lvl w:ilvl="0" w:tplc="1009000F">
      <w:start w:val="1"/>
      <w:numFmt w:val="decimal"/>
      <w:lvlText w:val="%1."/>
      <w:lvlJc w:val="left"/>
      <w:pPr>
        <w:ind w:left="3150" w:hanging="360"/>
      </w:pPr>
      <w:rPr>
        <w:rFonts w:hint="default"/>
      </w:rPr>
    </w:lvl>
    <w:lvl w:ilvl="1" w:tplc="10090019" w:tentative="1">
      <w:start w:val="1"/>
      <w:numFmt w:val="lowerLetter"/>
      <w:lvlText w:val="%2."/>
      <w:lvlJc w:val="left"/>
      <w:pPr>
        <w:ind w:left="3870" w:hanging="360"/>
      </w:pPr>
    </w:lvl>
    <w:lvl w:ilvl="2" w:tplc="1009001B" w:tentative="1">
      <w:start w:val="1"/>
      <w:numFmt w:val="lowerRoman"/>
      <w:lvlText w:val="%3."/>
      <w:lvlJc w:val="right"/>
      <w:pPr>
        <w:ind w:left="4590" w:hanging="180"/>
      </w:pPr>
    </w:lvl>
    <w:lvl w:ilvl="3" w:tplc="1009000F" w:tentative="1">
      <w:start w:val="1"/>
      <w:numFmt w:val="decimal"/>
      <w:lvlText w:val="%4."/>
      <w:lvlJc w:val="left"/>
      <w:pPr>
        <w:ind w:left="5310" w:hanging="360"/>
      </w:pPr>
    </w:lvl>
    <w:lvl w:ilvl="4" w:tplc="10090019" w:tentative="1">
      <w:start w:val="1"/>
      <w:numFmt w:val="lowerLetter"/>
      <w:lvlText w:val="%5."/>
      <w:lvlJc w:val="left"/>
      <w:pPr>
        <w:ind w:left="6030" w:hanging="360"/>
      </w:pPr>
    </w:lvl>
    <w:lvl w:ilvl="5" w:tplc="1009001B" w:tentative="1">
      <w:start w:val="1"/>
      <w:numFmt w:val="lowerRoman"/>
      <w:lvlText w:val="%6."/>
      <w:lvlJc w:val="right"/>
      <w:pPr>
        <w:ind w:left="6750" w:hanging="180"/>
      </w:pPr>
    </w:lvl>
    <w:lvl w:ilvl="6" w:tplc="1009000F" w:tentative="1">
      <w:start w:val="1"/>
      <w:numFmt w:val="decimal"/>
      <w:lvlText w:val="%7."/>
      <w:lvlJc w:val="left"/>
      <w:pPr>
        <w:ind w:left="7470" w:hanging="360"/>
      </w:pPr>
    </w:lvl>
    <w:lvl w:ilvl="7" w:tplc="10090019" w:tentative="1">
      <w:start w:val="1"/>
      <w:numFmt w:val="lowerLetter"/>
      <w:lvlText w:val="%8."/>
      <w:lvlJc w:val="left"/>
      <w:pPr>
        <w:ind w:left="8190" w:hanging="360"/>
      </w:pPr>
    </w:lvl>
    <w:lvl w:ilvl="8" w:tplc="1009001B" w:tentative="1">
      <w:start w:val="1"/>
      <w:numFmt w:val="lowerRoman"/>
      <w:lvlText w:val="%9."/>
      <w:lvlJc w:val="right"/>
      <w:pPr>
        <w:ind w:left="8910" w:hanging="180"/>
      </w:pPr>
    </w:lvl>
  </w:abstractNum>
  <w:abstractNum w:abstractNumId="12" w15:restartNumberingAfterBreak="0">
    <w:nsid w:val="409F63F8"/>
    <w:multiLevelType w:val="multilevel"/>
    <w:tmpl w:val="1C0EC9A8"/>
    <w:name w:val="Standard"/>
    <w:lvl w:ilvl="0">
      <w:start w:val="1"/>
      <w:numFmt w:val="decimal"/>
      <w:pStyle w:val="StandardL1"/>
      <w:lvlText w:val="%1."/>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216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andardL4"/>
      <w:lvlText w:val="(%4)"/>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StandardL5"/>
      <w:lvlText w:val="%5."/>
      <w:lvlJc w:val="left"/>
      <w:pPr>
        <w:tabs>
          <w:tab w:val="num" w:pos="3600"/>
        </w:tabs>
        <w:ind w:left="360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left="432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left="504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576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648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4ACE72CB"/>
    <w:multiLevelType w:val="hybridMultilevel"/>
    <w:tmpl w:val="94D63CC8"/>
    <w:lvl w:ilvl="0" w:tplc="04090017">
      <w:start w:val="1"/>
      <w:numFmt w:val="lowerLetter"/>
      <w:lvlText w:val="%1)"/>
      <w:lvlJc w:val="left"/>
      <w:pPr>
        <w:ind w:left="2160" w:hanging="360"/>
      </w:pPr>
    </w:lvl>
    <w:lvl w:ilvl="1" w:tplc="0409000F">
      <w:start w:val="1"/>
      <w:numFmt w:val="decimal"/>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4" w15:restartNumberingAfterBreak="0">
    <w:nsid w:val="4C593EE2"/>
    <w:multiLevelType w:val="multilevel"/>
    <w:tmpl w:val="EBBE75E6"/>
    <w:lvl w:ilvl="0">
      <w:start w:val="1"/>
      <w:numFmt w:val="decimal"/>
      <w:pStyle w:val="Heading1"/>
      <w:lvlText w:val="%1."/>
      <w:lvlJc w:val="left"/>
      <w:pPr>
        <w:ind w:left="0" w:hanging="720"/>
      </w:pPr>
      <w:rPr>
        <w:rFonts w:hint="default"/>
      </w:rPr>
    </w:lvl>
    <w:lvl w:ilvl="1">
      <w:start w:val="1"/>
      <w:numFmt w:val="decimal"/>
      <w:pStyle w:val="Heading2"/>
      <w:lvlText w:val="%1.%2."/>
      <w:lvlJc w:val="left"/>
      <w:pPr>
        <w:ind w:left="0" w:hanging="720"/>
      </w:pPr>
      <w:rPr>
        <w:rFonts w:hint="default"/>
        <w:sz w:val="28"/>
        <w:szCs w:val="28"/>
      </w:rPr>
    </w:lvl>
    <w:lvl w:ilvl="2">
      <w:start w:val="1"/>
      <w:numFmt w:val="decimal"/>
      <w:pStyle w:val="Heading3"/>
      <w:lvlText w:val="%1.%2.%3."/>
      <w:lvlJc w:val="left"/>
      <w:pPr>
        <w:ind w:left="0" w:hanging="720"/>
      </w:pPr>
      <w:rPr>
        <w:rFonts w:hint="default"/>
        <w:sz w:val="24"/>
        <w:szCs w:val="24"/>
      </w:rPr>
    </w:lvl>
    <w:lvl w:ilvl="3">
      <w:start w:val="1"/>
      <w:numFmt w:val="decimal"/>
      <w:lvlText w:val="%1.%2.%3.%4."/>
      <w:lvlJc w:val="left"/>
      <w:pPr>
        <w:ind w:left="0" w:hanging="720"/>
      </w:pPr>
      <w:rPr>
        <w:rFonts w:hint="default"/>
        <w:sz w:val="28"/>
      </w:rPr>
    </w:lvl>
    <w:lvl w:ilvl="4">
      <w:start w:val="1"/>
      <w:numFmt w:val="decimal"/>
      <w:lvlText w:val="%1.%2.%3.%4.%5."/>
      <w:lvlJc w:val="left"/>
      <w:pPr>
        <w:ind w:left="0" w:hanging="720"/>
      </w:pPr>
      <w:rPr>
        <w:rFonts w:hint="default"/>
        <w:sz w:val="28"/>
      </w:rPr>
    </w:lvl>
    <w:lvl w:ilvl="5">
      <w:start w:val="1"/>
      <w:numFmt w:val="decimal"/>
      <w:lvlText w:val="%1.%2.%3.%4.%5.%6."/>
      <w:lvlJc w:val="left"/>
      <w:pPr>
        <w:ind w:left="0" w:hanging="720"/>
      </w:pPr>
      <w:rPr>
        <w:rFonts w:hint="default"/>
        <w:sz w:val="28"/>
      </w:rPr>
    </w:lvl>
    <w:lvl w:ilvl="6">
      <w:start w:val="1"/>
      <w:numFmt w:val="decimal"/>
      <w:lvlText w:val="%1.%2.%3.%4.%5.%6.%7."/>
      <w:lvlJc w:val="left"/>
      <w:pPr>
        <w:ind w:left="0" w:hanging="720"/>
      </w:pPr>
      <w:rPr>
        <w:rFonts w:hint="default"/>
        <w:sz w:val="28"/>
      </w:rPr>
    </w:lvl>
    <w:lvl w:ilvl="7">
      <w:start w:val="1"/>
      <w:numFmt w:val="decimal"/>
      <w:lvlText w:val="%1.%2.%3.%4.%5.%6.%7.%8."/>
      <w:lvlJc w:val="left"/>
      <w:pPr>
        <w:ind w:left="0" w:hanging="720"/>
      </w:pPr>
      <w:rPr>
        <w:rFonts w:hint="default"/>
        <w:sz w:val="28"/>
      </w:rPr>
    </w:lvl>
    <w:lvl w:ilvl="8">
      <w:start w:val="1"/>
      <w:numFmt w:val="decimal"/>
      <w:lvlText w:val="%1.%2.%3.%4.%5.%6.%7.%8.%9."/>
      <w:lvlJc w:val="left"/>
      <w:pPr>
        <w:ind w:left="0" w:hanging="720"/>
      </w:pPr>
      <w:rPr>
        <w:rFonts w:hint="default"/>
        <w:sz w:val="28"/>
      </w:rPr>
    </w:lvl>
  </w:abstractNum>
  <w:abstractNum w:abstractNumId="15" w15:restartNumberingAfterBreak="0">
    <w:nsid w:val="529D1459"/>
    <w:multiLevelType w:val="hybridMultilevel"/>
    <w:tmpl w:val="99F6E916"/>
    <w:lvl w:ilvl="0" w:tplc="10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55E751E2"/>
    <w:multiLevelType w:val="hybridMultilevel"/>
    <w:tmpl w:val="890C10B8"/>
    <w:lvl w:ilvl="0" w:tplc="12800D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0A31FFC"/>
    <w:multiLevelType w:val="multilevel"/>
    <w:tmpl w:val="0262BF7A"/>
    <w:lvl w:ilvl="0">
      <w:start w:val="1"/>
      <w:numFmt w:val="none"/>
      <w:suff w:val="nothing"/>
      <w:lvlText w:val=""/>
      <w:lvlJc w:val="left"/>
      <w:pPr>
        <w:ind w:left="720" w:hanging="720"/>
      </w:pPr>
      <w:rPr>
        <w:rFonts w:hint="default"/>
        <w:u w:val="none"/>
      </w:rPr>
    </w:lvl>
    <w:lvl w:ilvl="1">
      <w:start w:val="1"/>
      <w:numFmt w:val="decimal"/>
      <w:suff w:val="nothing"/>
      <w:lvlText w:val="%1ARTICLE %2"/>
      <w:lvlJc w:val="left"/>
      <w:pPr>
        <w:ind w:left="720" w:hanging="720"/>
      </w:pPr>
      <w:rPr>
        <w:rFonts w:hint="default"/>
        <w:i w:val="0"/>
        <w:vanish w:val="0"/>
        <w:u w:val="none"/>
      </w:rPr>
    </w:lvl>
    <w:lvl w:ilvl="2">
      <w:start w:val="1"/>
      <w:numFmt w:val="decimal"/>
      <w:lvlText w:val="%2.%3"/>
      <w:lvlJc w:val="left"/>
      <w:pPr>
        <w:tabs>
          <w:tab w:val="num" w:pos="720"/>
        </w:tabs>
        <w:ind w:left="720" w:hanging="720"/>
      </w:pPr>
      <w:rPr>
        <w:rFonts w:hint="default"/>
        <w:i w:val="0"/>
        <w:vanish w:val="0"/>
        <w:u w:val="none"/>
      </w:rPr>
    </w:lvl>
    <w:lvl w:ilvl="3">
      <w:start w:val="1"/>
      <w:numFmt w:val="lowerLetter"/>
      <w:lvlText w:val="(%4)"/>
      <w:lvlJc w:val="left"/>
      <w:pPr>
        <w:tabs>
          <w:tab w:val="num" w:pos="990"/>
        </w:tabs>
        <w:ind w:left="1710" w:hanging="720"/>
      </w:pPr>
      <w:rPr>
        <w:rFonts w:hint="default"/>
        <w:b w:val="0"/>
        <w:vanish w:val="0"/>
        <w:color w:val="auto"/>
        <w:u w:val="none"/>
      </w:rPr>
    </w:lvl>
    <w:lvl w:ilvl="4">
      <w:start w:val="1"/>
      <w:numFmt w:val="lowerRoman"/>
      <w:lvlText w:val="(%5)"/>
      <w:lvlJc w:val="left"/>
      <w:pPr>
        <w:tabs>
          <w:tab w:val="num" w:pos="2160"/>
        </w:tabs>
        <w:ind w:left="2160" w:hanging="720"/>
      </w:pPr>
      <w:rPr>
        <w:rFonts w:asciiTheme="minorHAnsi" w:hAnsiTheme="minorHAnsi" w:hint="default"/>
        <w:vanish w:val="0"/>
      </w:rPr>
    </w:lvl>
    <w:lvl w:ilvl="5">
      <w:start w:val="1"/>
      <w:numFmt w:val="decimal"/>
      <w:lvlText w:val="%6"/>
      <w:lvlJc w:val="left"/>
      <w:pPr>
        <w:tabs>
          <w:tab w:val="num" w:pos="2736"/>
        </w:tabs>
        <w:ind w:left="2736" w:hanging="936"/>
      </w:pPr>
      <w:rPr>
        <w:rFonts w:hint="default"/>
        <w:vanish w:val="0"/>
      </w:rPr>
    </w:lvl>
    <w:lvl w:ilvl="6">
      <w:start w:val="1"/>
      <w:numFmt w:val="upperRoman"/>
      <w:lvlText w:val="%7"/>
      <w:lvlJc w:val="left"/>
      <w:pPr>
        <w:tabs>
          <w:tab w:val="num" w:pos="3240"/>
        </w:tabs>
        <w:ind w:left="3240" w:hanging="1080"/>
      </w:pPr>
      <w:rPr>
        <w:rFonts w:hint="default"/>
      </w:rPr>
    </w:lvl>
    <w:lvl w:ilvl="7">
      <w:start w:val="1"/>
      <w:numFmt w:val="upperLetter"/>
      <w:lvlText w:val="%8"/>
      <w:lvlJc w:val="left"/>
      <w:pPr>
        <w:tabs>
          <w:tab w:val="num" w:pos="3744"/>
        </w:tabs>
        <w:ind w:left="3744" w:hanging="1224"/>
      </w:pPr>
      <w:rPr>
        <w:rFonts w:hint="default"/>
      </w:rPr>
    </w:lvl>
    <w:lvl w:ilvl="8">
      <w:start w:val="1"/>
      <w:numFmt w:val="bullet"/>
      <w:lvlText w:val=""/>
      <w:lvlJc w:val="left"/>
      <w:pPr>
        <w:tabs>
          <w:tab w:val="num" w:pos="4320"/>
        </w:tabs>
        <w:ind w:left="4320" w:hanging="1440"/>
      </w:pPr>
      <w:rPr>
        <w:rFonts w:ascii="Symbol" w:hAnsi="Symbol" w:hint="default"/>
      </w:rPr>
    </w:lvl>
  </w:abstractNum>
  <w:abstractNum w:abstractNumId="18" w15:restartNumberingAfterBreak="0">
    <w:nsid w:val="61205442"/>
    <w:multiLevelType w:val="hybridMultilevel"/>
    <w:tmpl w:val="685622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E1EC5"/>
    <w:multiLevelType w:val="multilevel"/>
    <w:tmpl w:val="97B43E10"/>
    <w:lvl w:ilvl="0">
      <w:start w:val="4"/>
      <w:numFmt w:val="upperLetter"/>
      <w:pStyle w:val="Appendix"/>
      <w:lvlText w:val="Appendix %1:"/>
      <w:lvlJc w:val="left"/>
      <w:pPr>
        <w:ind w:left="1080" w:hanging="360"/>
      </w:pPr>
      <w:rPr>
        <w:rFonts w:hint="default"/>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 w15:restartNumberingAfterBreak="0">
    <w:nsid w:val="65AE07BC"/>
    <w:multiLevelType w:val="hybridMultilevel"/>
    <w:tmpl w:val="09EE2EA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1" w15:restartNumberingAfterBreak="0">
    <w:nsid w:val="665D5415"/>
    <w:multiLevelType w:val="hybridMultilevel"/>
    <w:tmpl w:val="C038A3EA"/>
    <w:lvl w:ilvl="0" w:tplc="10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699551FC"/>
    <w:multiLevelType w:val="hybridMultilevel"/>
    <w:tmpl w:val="B570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3D17E7"/>
    <w:multiLevelType w:val="multilevel"/>
    <w:tmpl w:val="FA5E7C2A"/>
    <w:lvl w:ilvl="0">
      <w:start w:val="12"/>
      <w:numFmt w:val="decimal"/>
      <w:lvlText w:val="%1.0"/>
      <w:lvlJc w:val="left"/>
      <w:pPr>
        <w:tabs>
          <w:tab w:val="num" w:pos="720"/>
        </w:tabs>
        <w:ind w:left="720" w:hanging="720"/>
      </w:pPr>
      <w:rPr>
        <w:rFonts w:cs="Times New Roman" w:hint="default"/>
      </w:rPr>
    </w:lvl>
    <w:lvl w:ilvl="1">
      <w:start w:val="13"/>
      <w:numFmt w:val="decimal"/>
      <w:lvlText w:val="%1.%2"/>
      <w:lvlJc w:val="left"/>
      <w:pPr>
        <w:tabs>
          <w:tab w:val="num" w:pos="720"/>
        </w:tabs>
        <w:ind w:left="720" w:hanging="720"/>
      </w:pPr>
      <w:rPr>
        <w:rFonts w:cs="Times New Roman" w:hint="default"/>
        <w:b/>
        <w:sz w:val="24"/>
      </w:rPr>
    </w:lvl>
    <w:lvl w:ilvl="2">
      <w:start w:val="1"/>
      <w:numFmt w:val="decimal"/>
      <w:lvlText w:val="%1.%2.%3"/>
      <w:lvlJc w:val="left"/>
      <w:pPr>
        <w:tabs>
          <w:tab w:val="num" w:pos="1530"/>
        </w:tabs>
        <w:ind w:left="153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4" w15:restartNumberingAfterBreak="0">
    <w:nsid w:val="75D12498"/>
    <w:multiLevelType w:val="hybridMultilevel"/>
    <w:tmpl w:val="5980F260"/>
    <w:lvl w:ilvl="0" w:tplc="3E34CA1E">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5" w15:restartNumberingAfterBreak="0">
    <w:nsid w:val="76CE09EB"/>
    <w:multiLevelType w:val="multilevel"/>
    <w:tmpl w:val="DCAE7ACC"/>
    <w:lvl w:ilvl="0">
      <w:start w:val="1"/>
      <w:numFmt w:val="decimal"/>
      <w:pStyle w:val="ContractLevel1"/>
      <w:lvlText w:val="%1.0"/>
      <w:lvlJc w:val="left"/>
      <w:pPr>
        <w:ind w:left="720" w:hanging="720"/>
      </w:pPr>
      <w:rPr>
        <w:rFonts w:hint="default"/>
      </w:rPr>
    </w:lvl>
    <w:lvl w:ilvl="1">
      <w:start w:val="1"/>
      <w:numFmt w:val="decimal"/>
      <w:pStyle w:val="ContractLevel2"/>
      <w:lvlText w:val="%1.%2"/>
      <w:lvlJc w:val="left"/>
      <w:pPr>
        <w:ind w:left="1440" w:hanging="720"/>
      </w:pPr>
      <w:rPr>
        <w:rFonts w:hint="default"/>
        <w:b w:val="0"/>
      </w:rPr>
    </w:lvl>
    <w:lvl w:ilvl="2">
      <w:start w:val="1"/>
      <w:numFmt w:val="decimal"/>
      <w:pStyle w:val="ContractLevel3"/>
      <w:lvlText w:val="%1.%2.%3"/>
      <w:lvlJc w:val="left"/>
      <w:pPr>
        <w:ind w:left="2160" w:hanging="720"/>
      </w:pPr>
      <w:rPr>
        <w:rFonts w:hint="default"/>
      </w:rPr>
    </w:lvl>
    <w:lvl w:ilvl="3">
      <w:start w:val="1"/>
      <w:numFmt w:val="decimal"/>
      <w:pStyle w:val="ContractLevel4"/>
      <w:lvlText w:val="%1.%2.%3.%4"/>
      <w:lvlJc w:val="left"/>
      <w:pPr>
        <w:ind w:left="2880" w:hanging="720"/>
      </w:pPr>
      <w:rPr>
        <w:rFonts w:hint="default"/>
        <w:sz w:val="22"/>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7E58497F"/>
    <w:multiLevelType w:val="multilevel"/>
    <w:tmpl w:val="441AE9E2"/>
    <w:lvl w:ilvl="0">
      <w:start w:val="1"/>
      <w:numFmt w:val="decimal"/>
      <w:pStyle w:val="BLGLegalL1"/>
      <w:lvlText w:val="%1."/>
      <w:lvlJc w:val="left"/>
      <w:pPr>
        <w:tabs>
          <w:tab w:val="num" w:pos="720"/>
        </w:tabs>
        <w:ind w:left="720" w:hanging="720"/>
      </w:pPr>
      <w:rPr>
        <w:rFonts w:hint="default"/>
      </w:rPr>
    </w:lvl>
    <w:lvl w:ilvl="1">
      <w:start w:val="1"/>
      <w:numFmt w:val="decimal"/>
      <w:pStyle w:val="BLGLegalL1"/>
      <w:lvlText w:val="%1.%2"/>
      <w:lvlJc w:val="left"/>
      <w:pPr>
        <w:tabs>
          <w:tab w:val="num" w:pos="720"/>
        </w:tabs>
        <w:ind w:left="720" w:hanging="720"/>
      </w:pPr>
      <w:rPr>
        <w:rFonts w:hint="default"/>
        <w:b/>
        <w:i w:val="0"/>
      </w:rPr>
    </w:lvl>
    <w:lvl w:ilvl="2">
      <w:start w:val="1"/>
      <w:numFmt w:val="decimal"/>
      <w:pStyle w:val="BLGLegalL2"/>
      <w:lvlText w:val="%1.%2.%3"/>
      <w:lvlJc w:val="left"/>
      <w:pPr>
        <w:tabs>
          <w:tab w:val="num" w:pos="720"/>
        </w:tabs>
        <w:ind w:left="720" w:hanging="720"/>
      </w:pPr>
      <w:rPr>
        <w:rFonts w:hint="default"/>
      </w:rPr>
    </w:lvl>
    <w:lvl w:ilvl="3">
      <w:start w:val="1"/>
      <w:numFmt w:val="decimal"/>
      <w:pStyle w:val="BLGLegalL3"/>
      <w:lvlText w:val="%1.%2.%3.%4"/>
      <w:lvlJc w:val="left"/>
      <w:pPr>
        <w:tabs>
          <w:tab w:val="num" w:pos="1440"/>
        </w:tabs>
        <w:ind w:left="1440" w:hanging="1440"/>
      </w:pPr>
      <w:rPr>
        <w:rFonts w:hint="default"/>
      </w:rPr>
    </w:lvl>
    <w:lvl w:ilvl="4">
      <w:start w:val="1"/>
      <w:numFmt w:val="bullet"/>
      <w:pStyle w:val="BLGLegalL4"/>
      <w:lvlText w:val=""/>
      <w:lvlJc w:val="left"/>
      <w:pPr>
        <w:tabs>
          <w:tab w:val="num" w:pos="2160"/>
        </w:tabs>
        <w:ind w:left="2160" w:hanging="720"/>
      </w:pPr>
      <w:rPr>
        <w:rFonts w:ascii="Symbol" w:hAnsi="Symbol" w:hint="default"/>
      </w:rPr>
    </w:lvl>
    <w:lvl w:ilvl="5">
      <w:start w:val="1"/>
      <w:numFmt w:val="bullet"/>
      <w:pStyle w:val="BLGLegalL5"/>
      <w:lvlText w:val=""/>
      <w:lvlJc w:val="left"/>
      <w:pPr>
        <w:tabs>
          <w:tab w:val="num" w:pos="2880"/>
        </w:tabs>
        <w:ind w:left="2880" w:hanging="720"/>
      </w:pPr>
      <w:rPr>
        <w:rFonts w:ascii="Symbol" w:hAnsi="Symbol" w:hint="default"/>
      </w:rPr>
    </w:lvl>
    <w:lvl w:ilvl="6">
      <w:start w:val="1"/>
      <w:numFmt w:val="bullet"/>
      <w:pStyle w:val="BLGLegalL6"/>
      <w:lvlText w:val=""/>
      <w:lvlJc w:val="left"/>
      <w:pPr>
        <w:tabs>
          <w:tab w:val="num" w:pos="3600"/>
        </w:tabs>
        <w:ind w:left="3600" w:hanging="720"/>
      </w:pPr>
      <w:rPr>
        <w:rFonts w:ascii="Symbol" w:hAnsi="Symbol" w:hint="default"/>
      </w:rPr>
    </w:lvl>
    <w:lvl w:ilvl="7">
      <w:start w:val="1"/>
      <w:numFmt w:val="bullet"/>
      <w:pStyle w:val="BLGLegalL7"/>
      <w:lvlText w:val=""/>
      <w:lvlJc w:val="left"/>
      <w:pPr>
        <w:tabs>
          <w:tab w:val="num" w:pos="4320"/>
        </w:tabs>
        <w:ind w:left="4320" w:hanging="720"/>
      </w:pPr>
      <w:rPr>
        <w:rFonts w:ascii="Symbol" w:hAnsi="Symbol" w:hint="default"/>
      </w:rPr>
    </w:lvl>
    <w:lvl w:ilvl="8">
      <w:start w:val="1"/>
      <w:numFmt w:val="bullet"/>
      <w:pStyle w:val="BLGLegalL8"/>
      <w:lvlText w:val=""/>
      <w:lvlJc w:val="left"/>
      <w:pPr>
        <w:tabs>
          <w:tab w:val="num" w:pos="5040"/>
        </w:tabs>
        <w:ind w:left="5040" w:hanging="720"/>
      </w:pPr>
      <w:rPr>
        <w:rFonts w:ascii="Symbol" w:hAnsi="Symbol" w:hint="default"/>
        <w:color w:val="auto"/>
      </w:rPr>
    </w:lvl>
  </w:abstractNum>
  <w:num w:numId="1" w16cid:durableId="1027754927">
    <w:abstractNumId w:val="1"/>
  </w:num>
  <w:num w:numId="2" w16cid:durableId="870803201">
    <w:abstractNumId w:val="2"/>
    <w:lvlOverride w:ilvl="0">
      <w:lvl w:ilvl="0">
        <w:start w:val="1"/>
        <w:numFmt w:val="bullet"/>
        <w:pStyle w:val="Technical-Bullet"/>
        <w:lvlText w:val=""/>
        <w:legacy w:legacy="1" w:legacySpace="0" w:legacyIndent="360"/>
        <w:lvlJc w:val="left"/>
        <w:pPr>
          <w:ind w:left="360" w:hanging="360"/>
        </w:pPr>
        <w:rPr>
          <w:rFonts w:ascii="Symbol" w:hAnsi="Symbol" w:hint="default"/>
        </w:rPr>
      </w:lvl>
    </w:lvlOverride>
  </w:num>
  <w:num w:numId="3" w16cid:durableId="1998679783">
    <w:abstractNumId w:val="19"/>
  </w:num>
  <w:num w:numId="4" w16cid:durableId="303699096">
    <w:abstractNumId w:val="14"/>
  </w:num>
  <w:num w:numId="5" w16cid:durableId="1042437033">
    <w:abstractNumId w:val="25"/>
  </w:num>
  <w:num w:numId="6" w16cid:durableId="877359071">
    <w:abstractNumId w:val="11"/>
  </w:num>
  <w:num w:numId="7" w16cid:durableId="909581138">
    <w:abstractNumId w:val="12"/>
  </w:num>
  <w:num w:numId="8" w16cid:durableId="305821577">
    <w:abstractNumId w:val="15"/>
  </w:num>
  <w:num w:numId="9" w16cid:durableId="1408383718">
    <w:abstractNumId w:val="21"/>
  </w:num>
  <w:num w:numId="10" w16cid:durableId="1794403054">
    <w:abstractNumId w:val="26"/>
  </w:num>
  <w:num w:numId="11" w16cid:durableId="2023316231">
    <w:abstractNumId w:val="7"/>
  </w:num>
  <w:num w:numId="12" w16cid:durableId="88546969">
    <w:abstractNumId w:val="6"/>
  </w:num>
  <w:num w:numId="13" w16cid:durableId="12957931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87786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0217904">
    <w:abstractNumId w:val="20"/>
  </w:num>
  <w:num w:numId="16" w16cid:durableId="533159830">
    <w:abstractNumId w:val="13"/>
  </w:num>
  <w:num w:numId="17" w16cid:durableId="198203607">
    <w:abstractNumId w:val="4"/>
  </w:num>
  <w:num w:numId="18" w16cid:durableId="1165632779">
    <w:abstractNumId w:val="9"/>
  </w:num>
  <w:num w:numId="19" w16cid:durableId="68430568">
    <w:abstractNumId w:val="5"/>
  </w:num>
  <w:num w:numId="20" w16cid:durableId="2020310286">
    <w:abstractNumId w:val="23"/>
  </w:num>
  <w:num w:numId="21" w16cid:durableId="2018775337">
    <w:abstractNumId w:val="3"/>
  </w:num>
  <w:num w:numId="22" w16cid:durableId="1577011206">
    <w:abstractNumId w:val="0"/>
  </w:num>
  <w:num w:numId="23" w16cid:durableId="237784575">
    <w:abstractNumId w:val="24"/>
  </w:num>
  <w:num w:numId="24" w16cid:durableId="549725623">
    <w:abstractNumId w:val="10"/>
  </w:num>
  <w:num w:numId="25" w16cid:durableId="202788509">
    <w:abstractNumId w:val="22"/>
  </w:num>
  <w:num w:numId="26" w16cid:durableId="427122640">
    <w:abstractNumId w:val="17"/>
  </w:num>
  <w:num w:numId="27" w16cid:durableId="18229591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606548">
    <w:abstractNumId w:val="8"/>
  </w:num>
  <w:num w:numId="29" w16cid:durableId="426119904">
    <w:abstractNumId w:val="18"/>
  </w:num>
  <w:num w:numId="30" w16cid:durableId="1320108775">
    <w:abstractNumId w:val="16"/>
  </w:num>
  <w:num w:numId="31" w16cid:durableId="8776703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458"/>
    <w:rsid w:val="00005329"/>
    <w:rsid w:val="00005A8F"/>
    <w:rsid w:val="000175CF"/>
    <w:rsid w:val="00036F91"/>
    <w:rsid w:val="00087318"/>
    <w:rsid w:val="00092DE1"/>
    <w:rsid w:val="000A4716"/>
    <w:rsid w:val="000B7771"/>
    <w:rsid w:val="000C323B"/>
    <w:rsid w:val="000E0862"/>
    <w:rsid w:val="000E638A"/>
    <w:rsid w:val="000E6504"/>
    <w:rsid w:val="000E7E7B"/>
    <w:rsid w:val="001059D6"/>
    <w:rsid w:val="00107D12"/>
    <w:rsid w:val="001470A9"/>
    <w:rsid w:val="00160AA1"/>
    <w:rsid w:val="001755C7"/>
    <w:rsid w:val="00181D68"/>
    <w:rsid w:val="00191199"/>
    <w:rsid w:val="001B1CDB"/>
    <w:rsid w:val="001B4D02"/>
    <w:rsid w:val="001B7C07"/>
    <w:rsid w:val="001C476C"/>
    <w:rsid w:val="001F42CE"/>
    <w:rsid w:val="00261AA9"/>
    <w:rsid w:val="00274ED7"/>
    <w:rsid w:val="00291C00"/>
    <w:rsid w:val="002A41B7"/>
    <w:rsid w:val="002A5D77"/>
    <w:rsid w:val="002A7FD2"/>
    <w:rsid w:val="002B703C"/>
    <w:rsid w:val="002D03E2"/>
    <w:rsid w:val="002D5DCB"/>
    <w:rsid w:val="002D5F5C"/>
    <w:rsid w:val="002F219B"/>
    <w:rsid w:val="002F5F39"/>
    <w:rsid w:val="003037F7"/>
    <w:rsid w:val="003053C8"/>
    <w:rsid w:val="00307F3F"/>
    <w:rsid w:val="00312243"/>
    <w:rsid w:val="003232BE"/>
    <w:rsid w:val="00324E46"/>
    <w:rsid w:val="0032788F"/>
    <w:rsid w:val="003338D2"/>
    <w:rsid w:val="00334C91"/>
    <w:rsid w:val="00364C47"/>
    <w:rsid w:val="00376456"/>
    <w:rsid w:val="00396AE1"/>
    <w:rsid w:val="003C1809"/>
    <w:rsid w:val="003D34FB"/>
    <w:rsid w:val="003E2260"/>
    <w:rsid w:val="003E4680"/>
    <w:rsid w:val="003F256C"/>
    <w:rsid w:val="00424F41"/>
    <w:rsid w:val="00427458"/>
    <w:rsid w:val="00430AC3"/>
    <w:rsid w:val="00471877"/>
    <w:rsid w:val="00483C24"/>
    <w:rsid w:val="00492670"/>
    <w:rsid w:val="00492FF5"/>
    <w:rsid w:val="004B17EE"/>
    <w:rsid w:val="004C4F0E"/>
    <w:rsid w:val="004E1D67"/>
    <w:rsid w:val="004F2C0E"/>
    <w:rsid w:val="004F4DD3"/>
    <w:rsid w:val="0050482B"/>
    <w:rsid w:val="005304BE"/>
    <w:rsid w:val="0053665F"/>
    <w:rsid w:val="0054768B"/>
    <w:rsid w:val="00556958"/>
    <w:rsid w:val="005811E5"/>
    <w:rsid w:val="005D4E58"/>
    <w:rsid w:val="005E6030"/>
    <w:rsid w:val="005E63B3"/>
    <w:rsid w:val="005F03C0"/>
    <w:rsid w:val="00600174"/>
    <w:rsid w:val="00621EF6"/>
    <w:rsid w:val="006268A0"/>
    <w:rsid w:val="00672209"/>
    <w:rsid w:val="00690A4C"/>
    <w:rsid w:val="006A0497"/>
    <w:rsid w:val="006A4A26"/>
    <w:rsid w:val="006A5DB9"/>
    <w:rsid w:val="006A7E9E"/>
    <w:rsid w:val="006B6227"/>
    <w:rsid w:val="006D1110"/>
    <w:rsid w:val="006F1604"/>
    <w:rsid w:val="006F7272"/>
    <w:rsid w:val="007056E2"/>
    <w:rsid w:val="00713C83"/>
    <w:rsid w:val="0071790A"/>
    <w:rsid w:val="007214D7"/>
    <w:rsid w:val="00725388"/>
    <w:rsid w:val="0074101E"/>
    <w:rsid w:val="00755280"/>
    <w:rsid w:val="007619EE"/>
    <w:rsid w:val="0077285F"/>
    <w:rsid w:val="00787F90"/>
    <w:rsid w:val="00790D0C"/>
    <w:rsid w:val="007E0287"/>
    <w:rsid w:val="007E3744"/>
    <w:rsid w:val="007E5BB8"/>
    <w:rsid w:val="00805B71"/>
    <w:rsid w:val="0080691C"/>
    <w:rsid w:val="00821700"/>
    <w:rsid w:val="00835607"/>
    <w:rsid w:val="0084027D"/>
    <w:rsid w:val="00842030"/>
    <w:rsid w:val="008422E5"/>
    <w:rsid w:val="00845D58"/>
    <w:rsid w:val="00873524"/>
    <w:rsid w:val="00874725"/>
    <w:rsid w:val="008A47B3"/>
    <w:rsid w:val="008C3904"/>
    <w:rsid w:val="008D2085"/>
    <w:rsid w:val="008D37F2"/>
    <w:rsid w:val="008D550D"/>
    <w:rsid w:val="0091585E"/>
    <w:rsid w:val="00915A6B"/>
    <w:rsid w:val="00923F2B"/>
    <w:rsid w:val="00923FE2"/>
    <w:rsid w:val="00930512"/>
    <w:rsid w:val="009326F8"/>
    <w:rsid w:val="00940BF8"/>
    <w:rsid w:val="009568AC"/>
    <w:rsid w:val="00972699"/>
    <w:rsid w:val="00974EC7"/>
    <w:rsid w:val="009940EF"/>
    <w:rsid w:val="009956BB"/>
    <w:rsid w:val="009A4309"/>
    <w:rsid w:val="009B4C36"/>
    <w:rsid w:val="009C505A"/>
    <w:rsid w:val="009C64C0"/>
    <w:rsid w:val="009E2A04"/>
    <w:rsid w:val="009E472D"/>
    <w:rsid w:val="009E7A46"/>
    <w:rsid w:val="00A00B87"/>
    <w:rsid w:val="00A0682B"/>
    <w:rsid w:val="00A2393A"/>
    <w:rsid w:val="00A36AC1"/>
    <w:rsid w:val="00A56A60"/>
    <w:rsid w:val="00A67031"/>
    <w:rsid w:val="00A767D0"/>
    <w:rsid w:val="00AB29C8"/>
    <w:rsid w:val="00AD2DE5"/>
    <w:rsid w:val="00AD6B87"/>
    <w:rsid w:val="00AE049B"/>
    <w:rsid w:val="00AF3118"/>
    <w:rsid w:val="00AF3555"/>
    <w:rsid w:val="00B04234"/>
    <w:rsid w:val="00B04886"/>
    <w:rsid w:val="00B109DB"/>
    <w:rsid w:val="00B66B47"/>
    <w:rsid w:val="00B825BD"/>
    <w:rsid w:val="00B9451B"/>
    <w:rsid w:val="00B96EBF"/>
    <w:rsid w:val="00BB6B86"/>
    <w:rsid w:val="00BC4CD0"/>
    <w:rsid w:val="00BC6A85"/>
    <w:rsid w:val="00BD226B"/>
    <w:rsid w:val="00BF063C"/>
    <w:rsid w:val="00C007C1"/>
    <w:rsid w:val="00C0698D"/>
    <w:rsid w:val="00C17740"/>
    <w:rsid w:val="00C275E6"/>
    <w:rsid w:val="00C34E14"/>
    <w:rsid w:val="00C50446"/>
    <w:rsid w:val="00C67007"/>
    <w:rsid w:val="00C72857"/>
    <w:rsid w:val="00C75BE3"/>
    <w:rsid w:val="00C8233C"/>
    <w:rsid w:val="00CA08F2"/>
    <w:rsid w:val="00CB2DD0"/>
    <w:rsid w:val="00CC6427"/>
    <w:rsid w:val="00CE1A06"/>
    <w:rsid w:val="00CF0276"/>
    <w:rsid w:val="00D31AB9"/>
    <w:rsid w:val="00D326D2"/>
    <w:rsid w:val="00D42977"/>
    <w:rsid w:val="00D65130"/>
    <w:rsid w:val="00D920C1"/>
    <w:rsid w:val="00D94826"/>
    <w:rsid w:val="00DA5248"/>
    <w:rsid w:val="00DD28EB"/>
    <w:rsid w:val="00E26869"/>
    <w:rsid w:val="00E27346"/>
    <w:rsid w:val="00E36E46"/>
    <w:rsid w:val="00E404DA"/>
    <w:rsid w:val="00E47FF7"/>
    <w:rsid w:val="00E57564"/>
    <w:rsid w:val="00E62EC1"/>
    <w:rsid w:val="00E63D2C"/>
    <w:rsid w:val="00E67746"/>
    <w:rsid w:val="00E8238D"/>
    <w:rsid w:val="00EA78F6"/>
    <w:rsid w:val="00EA7E9C"/>
    <w:rsid w:val="00EC676E"/>
    <w:rsid w:val="00ED253B"/>
    <w:rsid w:val="00ED35F0"/>
    <w:rsid w:val="00EE2692"/>
    <w:rsid w:val="00EF2916"/>
    <w:rsid w:val="00F3200E"/>
    <w:rsid w:val="00F33A36"/>
    <w:rsid w:val="00F566D0"/>
    <w:rsid w:val="00F7105A"/>
    <w:rsid w:val="00F7792B"/>
    <w:rsid w:val="00F80D18"/>
    <w:rsid w:val="00FA1D78"/>
    <w:rsid w:val="00FA2E63"/>
    <w:rsid w:val="00FA3D99"/>
    <w:rsid w:val="00FC4C3C"/>
    <w:rsid w:val="00FF506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7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FF7"/>
  </w:style>
  <w:style w:type="paragraph" w:styleId="Heading1">
    <w:name w:val="heading 1"/>
    <w:aliases w:val="h1,Kapitel,l1,H1,Subsection Heading,1"/>
    <w:basedOn w:val="Normal"/>
    <w:next w:val="Normal"/>
    <w:link w:val="Heading1Char"/>
    <w:uiPriority w:val="9"/>
    <w:qFormat/>
    <w:rsid w:val="005304BE"/>
    <w:pPr>
      <w:keepNext/>
      <w:keepLines/>
      <w:numPr>
        <w:numId w:val="4"/>
      </w:numPr>
      <w:tabs>
        <w:tab w:val="left" w:pos="0"/>
      </w:tabs>
      <w:spacing w:before="720" w:after="120" w:line="240" w:lineRule="auto"/>
      <w:contextualSpacing/>
      <w:outlineLvl w:val="0"/>
    </w:pPr>
    <w:rPr>
      <w:rFonts w:eastAsia="Times New Roman" w:cs="Times New Roman"/>
      <w:b/>
      <w:caps/>
      <w:sz w:val="28"/>
      <w:szCs w:val="20"/>
    </w:rPr>
  </w:style>
  <w:style w:type="paragraph" w:styleId="Heading2">
    <w:name w:val="heading 2"/>
    <w:aliases w:val="h2,l2,H2,heading2,Sbtotal,Subtotal,H2 no use"/>
    <w:basedOn w:val="Normal"/>
    <w:next w:val="Normal"/>
    <w:link w:val="Heading2Char"/>
    <w:uiPriority w:val="9"/>
    <w:unhideWhenUsed/>
    <w:qFormat/>
    <w:rsid w:val="00AE049B"/>
    <w:pPr>
      <w:keepNext/>
      <w:keepLines/>
      <w:numPr>
        <w:ilvl w:val="1"/>
        <w:numId w:val="4"/>
      </w:numPr>
      <w:tabs>
        <w:tab w:val="left" w:pos="0"/>
        <w:tab w:val="left" w:pos="720"/>
      </w:tabs>
      <w:spacing w:before="360" w:line="240" w:lineRule="auto"/>
      <w:contextualSpacing/>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AE049B"/>
    <w:pPr>
      <w:keepNext/>
      <w:keepLines/>
      <w:numPr>
        <w:ilvl w:val="2"/>
        <w:numId w:val="4"/>
      </w:numPr>
      <w:tabs>
        <w:tab w:val="left" w:pos="0"/>
        <w:tab w:val="left" w:pos="720"/>
      </w:tabs>
      <w:spacing w:before="240" w:line="240" w:lineRule="auto"/>
      <w:outlineLvl w:val="2"/>
    </w:pPr>
    <w:rPr>
      <w:rFonts w:eastAsiaTheme="majorEastAsia" w:cstheme="majorBidi"/>
      <w:b/>
      <w:bCs/>
      <w:sz w:val="24"/>
    </w:rPr>
  </w:style>
  <w:style w:type="paragraph" w:styleId="Heading4">
    <w:name w:val="heading 4"/>
    <w:basedOn w:val="Normal"/>
    <w:next w:val="Normal"/>
    <w:link w:val="Heading4Char"/>
    <w:uiPriority w:val="99"/>
    <w:unhideWhenUsed/>
    <w:qFormat/>
    <w:rsid w:val="00AD2DE5"/>
    <w:pPr>
      <w:keepNext/>
      <w:keepLines/>
      <w:spacing w:before="200" w:after="0"/>
      <w:outlineLvl w:val="3"/>
    </w:pPr>
    <w:rPr>
      <w:rFonts w:eastAsiaTheme="majorEastAsia" w:cstheme="majorBidi"/>
      <w:b/>
      <w:bCs/>
      <w:iCs/>
    </w:rPr>
  </w:style>
  <w:style w:type="paragraph" w:styleId="Heading5">
    <w:name w:val="heading 5"/>
    <w:basedOn w:val="Normal"/>
    <w:next w:val="Normal"/>
    <w:link w:val="Heading5Char"/>
    <w:qFormat/>
    <w:rsid w:val="00CC6427"/>
    <w:pPr>
      <w:keepLines/>
      <w:spacing w:before="180" w:after="60" w:line="240" w:lineRule="auto"/>
      <w:outlineLvl w:val="4"/>
    </w:pPr>
    <w:rPr>
      <w:rFonts w:ascii="Calibri" w:eastAsia="Times New Roman" w:hAnsi="Calibri" w:cs="Arial"/>
      <w:b/>
      <w:bCs/>
      <w:i/>
      <w:iCs/>
      <w:sz w:val="26"/>
      <w:szCs w:val="26"/>
      <w:lang w:val="en-GB"/>
    </w:rPr>
  </w:style>
  <w:style w:type="paragraph" w:styleId="Heading6">
    <w:name w:val="heading 6"/>
    <w:basedOn w:val="Normal"/>
    <w:next w:val="Normal"/>
    <w:link w:val="Heading6Char"/>
    <w:qFormat/>
    <w:rsid w:val="00CC6427"/>
    <w:pPr>
      <w:keepLines/>
      <w:spacing w:before="180" w:after="60" w:line="240" w:lineRule="auto"/>
      <w:outlineLvl w:val="5"/>
    </w:pPr>
    <w:rPr>
      <w:rFonts w:ascii="Calibri" w:eastAsia="Times New Roman" w:hAnsi="Calibri" w:cs="Arial"/>
      <w:b/>
      <w:bCs/>
      <w:lang w:val="en-GB"/>
    </w:rPr>
  </w:style>
  <w:style w:type="paragraph" w:styleId="Heading7">
    <w:name w:val="heading 7"/>
    <w:basedOn w:val="Normal"/>
    <w:next w:val="Normal"/>
    <w:link w:val="Heading7Char"/>
    <w:unhideWhenUsed/>
    <w:qFormat/>
    <w:rsid w:val="00CC6427"/>
    <w:pPr>
      <w:keepNext/>
      <w:keepLines/>
      <w:spacing w:before="200" w:after="60" w:line="240" w:lineRule="auto"/>
      <w:outlineLvl w:val="6"/>
    </w:pPr>
    <w:rPr>
      <w:rFonts w:ascii="Cambria" w:eastAsia="Times New Roman" w:hAnsi="Cambria" w:cs="Arial"/>
      <w:i/>
      <w:iCs/>
      <w:color w:val="404040"/>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427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458"/>
  </w:style>
  <w:style w:type="paragraph" w:styleId="Footer">
    <w:name w:val="footer"/>
    <w:basedOn w:val="Normal"/>
    <w:link w:val="FooterChar"/>
    <w:uiPriority w:val="99"/>
    <w:unhideWhenUsed/>
    <w:rsid w:val="00427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458"/>
  </w:style>
  <w:style w:type="table" w:styleId="TableGrid">
    <w:name w:val="Table Grid"/>
    <w:basedOn w:val="TableNormal"/>
    <w:uiPriority w:val="59"/>
    <w:rsid w:val="0016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heme="minorHAnsi" w:hAnsiTheme="minorHAnsi"/>
        <w:b/>
        <w:color w:val="FFFFFF" w:themeColor="background1"/>
        <w:sz w:val="22"/>
      </w:rPr>
      <w:tblPr/>
      <w:tcPr>
        <w:shd w:val="clear" w:color="auto" w:fill="00643C"/>
        <w:vAlign w:val="bottom"/>
      </w:tcPr>
    </w:tblStylePr>
  </w:style>
  <w:style w:type="paragraph" w:styleId="BalloonText">
    <w:name w:val="Balloon Text"/>
    <w:basedOn w:val="Normal"/>
    <w:link w:val="BalloonTextChar"/>
    <w:uiPriority w:val="99"/>
    <w:semiHidden/>
    <w:unhideWhenUsed/>
    <w:rsid w:val="004274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458"/>
    <w:rPr>
      <w:rFonts w:ascii="Tahoma" w:hAnsi="Tahoma" w:cs="Tahoma"/>
      <w:sz w:val="16"/>
      <w:szCs w:val="16"/>
    </w:rPr>
  </w:style>
  <w:style w:type="paragraph" w:customStyle="1" w:styleId="ProcurementTitlePageHeading">
    <w:name w:val="Procurement Title Page Heading"/>
    <w:basedOn w:val="Normal"/>
    <w:link w:val="ProcurementTitlePageHeadingChar"/>
    <w:qFormat/>
    <w:rsid w:val="007214D7"/>
    <w:pPr>
      <w:spacing w:after="0"/>
      <w:jc w:val="center"/>
    </w:pPr>
    <w:rPr>
      <w:rFonts w:eastAsiaTheme="majorEastAsia" w:cstheme="minorHAnsi"/>
      <w:sz w:val="80"/>
      <w:szCs w:val="80"/>
      <w:lang w:val="en-US"/>
    </w:rPr>
  </w:style>
  <w:style w:type="character" w:customStyle="1" w:styleId="ProcurementTitlePageHeadingChar">
    <w:name w:val="Procurement Title Page Heading Char"/>
    <w:basedOn w:val="DefaultParagraphFont"/>
    <w:link w:val="ProcurementTitlePageHeading"/>
    <w:rsid w:val="007214D7"/>
    <w:rPr>
      <w:rFonts w:eastAsiaTheme="majorEastAsia" w:cstheme="minorHAnsi"/>
      <w:sz w:val="80"/>
      <w:szCs w:val="80"/>
      <w:lang w:val="en-US"/>
    </w:rPr>
  </w:style>
  <w:style w:type="paragraph" w:customStyle="1" w:styleId="ProcurementMainSectionHeading">
    <w:name w:val="Procurement Main Section Heading"/>
    <w:basedOn w:val="Normal"/>
    <w:link w:val="ProcurementMainSectionHeadingChar"/>
    <w:qFormat/>
    <w:rsid w:val="007214D7"/>
    <w:pPr>
      <w:spacing w:before="60" w:after="60"/>
    </w:pPr>
    <w:rPr>
      <w:rFonts w:eastAsiaTheme="majorEastAsia" w:cstheme="minorHAnsi"/>
      <w:b/>
      <w:sz w:val="28"/>
      <w:lang w:val="en-US"/>
    </w:rPr>
  </w:style>
  <w:style w:type="character" w:customStyle="1" w:styleId="ProcurementMainSectionHeadingChar">
    <w:name w:val="Procurement Main Section Heading Char"/>
    <w:basedOn w:val="DefaultParagraphFont"/>
    <w:link w:val="ProcurementMainSectionHeading"/>
    <w:rsid w:val="007214D7"/>
    <w:rPr>
      <w:rFonts w:eastAsiaTheme="majorEastAsia" w:cstheme="minorHAnsi"/>
      <w:b/>
      <w:sz w:val="28"/>
      <w:lang w:val="en-US"/>
    </w:rPr>
  </w:style>
  <w:style w:type="paragraph" w:customStyle="1" w:styleId="ProcurementSecondarySectionHeading">
    <w:name w:val="Procurement Secondary Section Heading"/>
    <w:basedOn w:val="Normal"/>
    <w:link w:val="ProcurementSecondarySectionHeadingChar"/>
    <w:qFormat/>
    <w:rsid w:val="007214D7"/>
    <w:pPr>
      <w:spacing w:before="60" w:after="60"/>
    </w:pPr>
    <w:rPr>
      <w:rFonts w:eastAsiaTheme="majorEastAsia" w:cstheme="minorHAnsi"/>
      <w:b/>
      <w:sz w:val="28"/>
      <w:lang w:val="en-US"/>
    </w:rPr>
  </w:style>
  <w:style w:type="character" w:customStyle="1" w:styleId="ProcurementSecondarySectionHeadingChar">
    <w:name w:val="Procurement Secondary Section Heading Char"/>
    <w:basedOn w:val="DefaultParagraphFont"/>
    <w:link w:val="ProcurementSecondarySectionHeading"/>
    <w:rsid w:val="007214D7"/>
    <w:rPr>
      <w:rFonts w:eastAsiaTheme="majorEastAsia" w:cstheme="minorHAnsi"/>
      <w:b/>
      <w:sz w:val="28"/>
      <w:lang w:val="en-US"/>
    </w:rPr>
  </w:style>
  <w:style w:type="paragraph" w:customStyle="1" w:styleId="ProcurementTertiarySectionHeading">
    <w:name w:val="Procurement Tertiary Section Heading"/>
    <w:basedOn w:val="Normal"/>
    <w:link w:val="ProcurementTertiarySectionHeadingChar"/>
    <w:qFormat/>
    <w:rsid w:val="007214D7"/>
    <w:pPr>
      <w:spacing w:after="0"/>
    </w:pPr>
    <w:rPr>
      <w:rFonts w:eastAsiaTheme="majorEastAsia" w:cstheme="minorHAnsi"/>
      <w:b/>
      <w:sz w:val="24"/>
      <w:lang w:val="en-US"/>
    </w:rPr>
  </w:style>
  <w:style w:type="character" w:customStyle="1" w:styleId="ProcurementTertiarySectionHeadingChar">
    <w:name w:val="Procurement Tertiary Section Heading Char"/>
    <w:basedOn w:val="DefaultParagraphFont"/>
    <w:link w:val="ProcurementTertiarySectionHeading"/>
    <w:rsid w:val="007214D7"/>
    <w:rPr>
      <w:rFonts w:eastAsiaTheme="majorEastAsia" w:cstheme="minorHAnsi"/>
      <w:b/>
      <w:sz w:val="24"/>
      <w:lang w:val="en-US"/>
    </w:rPr>
  </w:style>
  <w:style w:type="paragraph" w:customStyle="1" w:styleId="ProcurementBodyText">
    <w:name w:val="Procurement Body Text"/>
    <w:basedOn w:val="Normal"/>
    <w:link w:val="ProcurementBodyTextChar"/>
    <w:qFormat/>
    <w:rsid w:val="007214D7"/>
    <w:pPr>
      <w:spacing w:after="0"/>
    </w:pPr>
    <w:rPr>
      <w:rFonts w:eastAsiaTheme="majorEastAsia" w:cstheme="minorHAnsi"/>
      <w:lang w:val="en-US"/>
    </w:rPr>
  </w:style>
  <w:style w:type="character" w:customStyle="1" w:styleId="ProcurementBodyTextChar">
    <w:name w:val="Procurement Body Text Char"/>
    <w:basedOn w:val="DefaultParagraphFont"/>
    <w:link w:val="ProcurementBodyText"/>
    <w:rsid w:val="007214D7"/>
    <w:rPr>
      <w:rFonts w:eastAsiaTheme="majorEastAsia" w:cstheme="minorHAnsi"/>
      <w:lang w:val="en-US"/>
    </w:rPr>
  </w:style>
  <w:style w:type="character" w:customStyle="1" w:styleId="Heading1Char">
    <w:name w:val="Heading 1 Char"/>
    <w:aliases w:val="h1 Char,Kapitel Char,l1 Char,H1 Char,Subsection Heading Char,1 Char"/>
    <w:basedOn w:val="DefaultParagraphFont"/>
    <w:link w:val="Heading1"/>
    <w:uiPriority w:val="9"/>
    <w:rsid w:val="005304BE"/>
    <w:rPr>
      <w:rFonts w:eastAsia="Times New Roman" w:cs="Times New Roman"/>
      <w:b/>
      <w:caps/>
      <w:sz w:val="28"/>
      <w:szCs w:val="20"/>
    </w:rPr>
  </w:style>
  <w:style w:type="paragraph" w:styleId="ListParagraph">
    <w:name w:val="List Paragraph"/>
    <w:basedOn w:val="Normal"/>
    <w:uiPriority w:val="34"/>
    <w:qFormat/>
    <w:rsid w:val="007214D7"/>
    <w:pPr>
      <w:ind w:left="720"/>
      <w:contextualSpacing/>
    </w:pPr>
  </w:style>
  <w:style w:type="character" w:styleId="BookTitle">
    <w:name w:val="Book Title"/>
    <w:basedOn w:val="DefaultParagraphFont"/>
    <w:uiPriority w:val="33"/>
    <w:qFormat/>
    <w:rsid w:val="007214D7"/>
    <w:rPr>
      <w:b/>
      <w:bCs/>
      <w:smallCaps/>
      <w:spacing w:val="5"/>
      <w:sz w:val="28"/>
      <w:u w:val="none"/>
    </w:rPr>
  </w:style>
  <w:style w:type="character" w:customStyle="1" w:styleId="Heading2Char">
    <w:name w:val="Heading 2 Char"/>
    <w:aliases w:val="h2 Char,l2 Char,H2 Char,heading2 Char,Sbtotal Char,Subtotal Char,H2 no use Char"/>
    <w:basedOn w:val="DefaultParagraphFont"/>
    <w:link w:val="Heading2"/>
    <w:uiPriority w:val="9"/>
    <w:rsid w:val="00AE049B"/>
    <w:rPr>
      <w:rFonts w:eastAsiaTheme="majorEastAsia" w:cstheme="majorBidi"/>
      <w:b/>
      <w:bCs/>
      <w:sz w:val="28"/>
      <w:szCs w:val="26"/>
    </w:rPr>
  </w:style>
  <w:style w:type="character" w:customStyle="1" w:styleId="Heading3Char">
    <w:name w:val="Heading 3 Char"/>
    <w:basedOn w:val="DefaultParagraphFont"/>
    <w:link w:val="Heading3"/>
    <w:uiPriority w:val="9"/>
    <w:rsid w:val="00AE049B"/>
    <w:rPr>
      <w:rFonts w:eastAsiaTheme="majorEastAsia" w:cstheme="majorBidi"/>
      <w:b/>
      <w:bCs/>
      <w:sz w:val="24"/>
    </w:rPr>
  </w:style>
  <w:style w:type="character" w:customStyle="1" w:styleId="Heading4Char">
    <w:name w:val="Heading 4 Char"/>
    <w:basedOn w:val="DefaultParagraphFont"/>
    <w:link w:val="Heading4"/>
    <w:uiPriority w:val="99"/>
    <w:rsid w:val="00AD2DE5"/>
    <w:rPr>
      <w:rFonts w:eastAsiaTheme="majorEastAsia" w:cstheme="majorBidi"/>
      <w:b/>
      <w:bCs/>
      <w:iCs/>
    </w:rPr>
  </w:style>
  <w:style w:type="character" w:customStyle="1" w:styleId="Heading5Char">
    <w:name w:val="Heading 5 Char"/>
    <w:basedOn w:val="DefaultParagraphFont"/>
    <w:link w:val="Heading5"/>
    <w:uiPriority w:val="9"/>
    <w:rsid w:val="00CC6427"/>
    <w:rPr>
      <w:rFonts w:ascii="Calibri" w:eastAsia="Times New Roman" w:hAnsi="Calibri" w:cs="Arial"/>
      <w:b/>
      <w:bCs/>
      <w:i/>
      <w:iCs/>
      <w:sz w:val="26"/>
      <w:szCs w:val="26"/>
      <w:lang w:val="en-GB"/>
    </w:rPr>
  </w:style>
  <w:style w:type="character" w:customStyle="1" w:styleId="Heading6Char">
    <w:name w:val="Heading 6 Char"/>
    <w:basedOn w:val="DefaultParagraphFont"/>
    <w:link w:val="Heading6"/>
    <w:rsid w:val="00CC6427"/>
    <w:rPr>
      <w:rFonts w:ascii="Calibri" w:eastAsia="Times New Roman" w:hAnsi="Calibri" w:cs="Arial"/>
      <w:b/>
      <w:bCs/>
      <w:lang w:val="en-GB"/>
    </w:rPr>
  </w:style>
  <w:style w:type="character" w:customStyle="1" w:styleId="Heading7Char">
    <w:name w:val="Heading 7 Char"/>
    <w:basedOn w:val="DefaultParagraphFont"/>
    <w:link w:val="Heading7"/>
    <w:rsid w:val="00CC6427"/>
    <w:rPr>
      <w:rFonts w:ascii="Cambria" w:eastAsia="Times New Roman" w:hAnsi="Cambria" w:cs="Arial"/>
      <w:i/>
      <w:iCs/>
      <w:color w:val="404040"/>
      <w:sz w:val="24"/>
      <w:szCs w:val="24"/>
      <w:lang w:val="en-GB"/>
    </w:rPr>
  </w:style>
  <w:style w:type="character" w:styleId="PageNumber">
    <w:name w:val="page number"/>
    <w:basedOn w:val="DefaultParagraphFont"/>
    <w:rsid w:val="00CC6427"/>
  </w:style>
  <w:style w:type="paragraph" w:styleId="BodyTextIndent">
    <w:name w:val="Body Text Indent"/>
    <w:basedOn w:val="Normal"/>
    <w:link w:val="BodyTextIndentChar"/>
    <w:uiPriority w:val="99"/>
    <w:rsid w:val="00CC6427"/>
    <w:pPr>
      <w:keepLines/>
      <w:spacing w:before="180" w:after="60" w:line="240" w:lineRule="auto"/>
      <w:ind w:left="720"/>
    </w:pPr>
    <w:rPr>
      <w:rFonts w:ascii="Univers (W1)" w:eastAsia="Times New Roman" w:hAnsi="Univers (W1)" w:cs="Arial"/>
      <w:sz w:val="24"/>
      <w:szCs w:val="24"/>
      <w:lang w:val="en-GB"/>
    </w:rPr>
  </w:style>
  <w:style w:type="character" w:customStyle="1" w:styleId="BodyTextIndentChar">
    <w:name w:val="Body Text Indent Char"/>
    <w:basedOn w:val="DefaultParagraphFont"/>
    <w:link w:val="BodyTextIndent"/>
    <w:uiPriority w:val="99"/>
    <w:rsid w:val="00CC6427"/>
    <w:rPr>
      <w:rFonts w:ascii="Univers (W1)" w:eastAsia="Times New Roman" w:hAnsi="Univers (W1)" w:cs="Arial"/>
      <w:sz w:val="24"/>
      <w:szCs w:val="24"/>
      <w:lang w:val="en-GB"/>
    </w:rPr>
  </w:style>
  <w:style w:type="paragraph" w:styleId="BodyTextIndent2">
    <w:name w:val="Body Text Indent 2"/>
    <w:basedOn w:val="Normal"/>
    <w:link w:val="BodyTextIndent2Char"/>
    <w:rsid w:val="00CC6427"/>
    <w:pPr>
      <w:keepLines/>
      <w:spacing w:before="180" w:after="60" w:line="240" w:lineRule="auto"/>
      <w:ind w:left="720"/>
    </w:pPr>
    <w:rPr>
      <w:rFonts w:ascii="Univers (W1)" w:eastAsia="Times New Roman" w:hAnsi="Univers (W1)" w:cs="Arial"/>
      <w:b/>
      <w:sz w:val="24"/>
      <w:szCs w:val="24"/>
      <w:lang w:val="en-GB"/>
    </w:rPr>
  </w:style>
  <w:style w:type="character" w:customStyle="1" w:styleId="BodyTextIndent2Char">
    <w:name w:val="Body Text Indent 2 Char"/>
    <w:basedOn w:val="DefaultParagraphFont"/>
    <w:link w:val="BodyTextIndent2"/>
    <w:rsid w:val="00CC6427"/>
    <w:rPr>
      <w:rFonts w:ascii="Univers (W1)" w:eastAsia="Times New Roman" w:hAnsi="Univers (W1)" w:cs="Arial"/>
      <w:b/>
      <w:sz w:val="24"/>
      <w:szCs w:val="24"/>
      <w:lang w:val="en-GB"/>
    </w:rPr>
  </w:style>
  <w:style w:type="paragraph" w:styleId="Title">
    <w:name w:val="Title"/>
    <w:basedOn w:val="Normal"/>
    <w:link w:val="TitleChar"/>
    <w:uiPriority w:val="99"/>
    <w:qFormat/>
    <w:rsid w:val="00CC6427"/>
    <w:pPr>
      <w:keepLines/>
      <w:tabs>
        <w:tab w:val="right" w:pos="8676"/>
      </w:tabs>
      <w:spacing w:before="180" w:after="60" w:line="240" w:lineRule="auto"/>
      <w:jc w:val="center"/>
    </w:pPr>
    <w:rPr>
      <w:rFonts w:ascii="Calibri" w:eastAsia="Times New Roman" w:hAnsi="Calibri" w:cs="Arial"/>
      <w:b/>
      <w:snapToGrid w:val="0"/>
      <w:sz w:val="24"/>
      <w:szCs w:val="24"/>
      <w:lang w:val="en-GB"/>
    </w:rPr>
  </w:style>
  <w:style w:type="character" w:customStyle="1" w:styleId="TitleChar">
    <w:name w:val="Title Char"/>
    <w:basedOn w:val="DefaultParagraphFont"/>
    <w:link w:val="Title"/>
    <w:uiPriority w:val="99"/>
    <w:rsid w:val="00CC6427"/>
    <w:rPr>
      <w:rFonts w:ascii="Calibri" w:eastAsia="Times New Roman" w:hAnsi="Calibri" w:cs="Arial"/>
      <w:b/>
      <w:snapToGrid w:val="0"/>
      <w:sz w:val="24"/>
      <w:szCs w:val="24"/>
      <w:lang w:val="en-GB"/>
    </w:rPr>
  </w:style>
  <w:style w:type="paragraph" w:styleId="BodyTextIndent3">
    <w:name w:val="Body Text Indent 3"/>
    <w:basedOn w:val="Normal"/>
    <w:link w:val="BodyTextIndent3Char"/>
    <w:uiPriority w:val="99"/>
    <w:rsid w:val="00CC6427"/>
    <w:pPr>
      <w:keepLines/>
      <w:spacing w:before="180" w:after="60" w:line="240" w:lineRule="auto"/>
      <w:ind w:left="720"/>
      <w:jc w:val="both"/>
    </w:pPr>
    <w:rPr>
      <w:rFonts w:ascii="Univers (W1)" w:eastAsia="Times New Roman" w:hAnsi="Univers (W1)" w:cs="Arial"/>
      <w:snapToGrid w:val="0"/>
      <w:sz w:val="24"/>
      <w:szCs w:val="24"/>
      <w:lang w:val="en-GB"/>
    </w:rPr>
  </w:style>
  <w:style w:type="character" w:customStyle="1" w:styleId="BodyTextIndent3Char">
    <w:name w:val="Body Text Indent 3 Char"/>
    <w:basedOn w:val="DefaultParagraphFont"/>
    <w:link w:val="BodyTextIndent3"/>
    <w:uiPriority w:val="99"/>
    <w:rsid w:val="00CC6427"/>
    <w:rPr>
      <w:rFonts w:ascii="Univers (W1)" w:eastAsia="Times New Roman" w:hAnsi="Univers (W1)" w:cs="Arial"/>
      <w:snapToGrid w:val="0"/>
      <w:sz w:val="24"/>
      <w:szCs w:val="24"/>
      <w:lang w:val="en-GB"/>
    </w:rPr>
  </w:style>
  <w:style w:type="character" w:styleId="Hyperlink">
    <w:name w:val="Hyperlink"/>
    <w:uiPriority w:val="99"/>
    <w:rsid w:val="00CC6427"/>
    <w:rPr>
      <w:color w:val="0000FF"/>
      <w:u w:val="single"/>
    </w:rPr>
  </w:style>
  <w:style w:type="paragraph" w:customStyle="1" w:styleId="ITTNORMALTEXT">
    <w:name w:val="ITTNORMALTEXT"/>
    <w:basedOn w:val="Normal"/>
    <w:rsid w:val="00CC6427"/>
    <w:pPr>
      <w:keepLines/>
      <w:spacing w:before="120" w:after="60" w:line="240" w:lineRule="auto"/>
    </w:pPr>
    <w:rPr>
      <w:rFonts w:ascii="Calibri" w:eastAsia="Times New Roman" w:hAnsi="Calibri" w:cs="Arial"/>
      <w:snapToGrid w:val="0"/>
      <w:sz w:val="24"/>
      <w:szCs w:val="24"/>
      <w:lang w:val="en-GB"/>
    </w:rPr>
  </w:style>
  <w:style w:type="paragraph" w:styleId="Subtitle">
    <w:name w:val="Subtitle"/>
    <w:basedOn w:val="Normal"/>
    <w:link w:val="SubtitleChar"/>
    <w:qFormat/>
    <w:rsid w:val="00CC6427"/>
    <w:pPr>
      <w:keepLines/>
      <w:spacing w:before="180" w:after="60" w:line="240" w:lineRule="auto"/>
      <w:jc w:val="both"/>
    </w:pPr>
    <w:rPr>
      <w:rFonts w:ascii="Calibri" w:eastAsia="Times New Roman" w:hAnsi="Calibri" w:cs="Arial"/>
      <w:b/>
      <w:szCs w:val="24"/>
      <w:lang w:val="en-GB"/>
    </w:rPr>
  </w:style>
  <w:style w:type="character" w:customStyle="1" w:styleId="SubtitleChar">
    <w:name w:val="Subtitle Char"/>
    <w:basedOn w:val="DefaultParagraphFont"/>
    <w:link w:val="Subtitle"/>
    <w:rsid w:val="00CC6427"/>
    <w:rPr>
      <w:rFonts w:ascii="Calibri" w:eastAsia="Times New Roman" w:hAnsi="Calibri" w:cs="Arial"/>
      <w:b/>
      <w:szCs w:val="24"/>
      <w:lang w:val="en-GB"/>
    </w:rPr>
  </w:style>
  <w:style w:type="paragraph" w:styleId="BodyText2">
    <w:name w:val="Body Text 2"/>
    <w:basedOn w:val="Normal"/>
    <w:link w:val="BodyText2Char"/>
    <w:rsid w:val="00CC6427"/>
    <w:pPr>
      <w:keepLines/>
      <w:spacing w:before="180" w:after="60" w:line="480" w:lineRule="auto"/>
    </w:pPr>
    <w:rPr>
      <w:rFonts w:ascii="Calibri" w:eastAsia="Times New Roman" w:hAnsi="Calibri" w:cs="Arial"/>
      <w:sz w:val="24"/>
      <w:szCs w:val="24"/>
      <w:lang w:val="en-GB"/>
    </w:rPr>
  </w:style>
  <w:style w:type="character" w:customStyle="1" w:styleId="BodyText2Char">
    <w:name w:val="Body Text 2 Char"/>
    <w:basedOn w:val="DefaultParagraphFont"/>
    <w:link w:val="BodyText2"/>
    <w:rsid w:val="00CC6427"/>
    <w:rPr>
      <w:rFonts w:ascii="Calibri" w:eastAsia="Times New Roman" w:hAnsi="Calibri" w:cs="Arial"/>
      <w:sz w:val="24"/>
      <w:szCs w:val="24"/>
      <w:lang w:val="en-GB"/>
    </w:rPr>
  </w:style>
  <w:style w:type="paragraph" w:styleId="BodyText">
    <w:name w:val="Body Text"/>
    <w:basedOn w:val="Normal"/>
    <w:link w:val="BodyTextChar"/>
    <w:uiPriority w:val="99"/>
    <w:rsid w:val="00CC6427"/>
    <w:pPr>
      <w:keepLines/>
      <w:spacing w:before="180" w:after="60" w:line="240" w:lineRule="auto"/>
    </w:pPr>
    <w:rPr>
      <w:rFonts w:ascii="Calibri" w:eastAsia="Times New Roman" w:hAnsi="Calibri" w:cs="Arial"/>
      <w:sz w:val="24"/>
      <w:szCs w:val="24"/>
      <w:lang w:val="en-GB"/>
    </w:rPr>
  </w:style>
  <w:style w:type="character" w:customStyle="1" w:styleId="BodyTextChar">
    <w:name w:val="Body Text Char"/>
    <w:basedOn w:val="DefaultParagraphFont"/>
    <w:link w:val="BodyText"/>
    <w:uiPriority w:val="99"/>
    <w:rsid w:val="00CC6427"/>
    <w:rPr>
      <w:rFonts w:ascii="Calibri" w:eastAsia="Times New Roman" w:hAnsi="Calibri" w:cs="Arial"/>
      <w:sz w:val="24"/>
      <w:szCs w:val="24"/>
      <w:lang w:val="en-GB"/>
    </w:rPr>
  </w:style>
  <w:style w:type="paragraph" w:styleId="DocumentMap">
    <w:name w:val="Document Map"/>
    <w:basedOn w:val="Normal"/>
    <w:link w:val="DocumentMapChar"/>
    <w:semiHidden/>
    <w:rsid w:val="00CC6427"/>
    <w:pPr>
      <w:keepLines/>
      <w:shd w:val="clear" w:color="auto" w:fill="000080"/>
      <w:spacing w:before="180" w:after="60" w:line="240" w:lineRule="auto"/>
    </w:pPr>
    <w:rPr>
      <w:rFonts w:ascii="Tahoma" w:eastAsia="Times New Roman" w:hAnsi="Tahoma" w:cs="Tahoma"/>
      <w:sz w:val="24"/>
      <w:szCs w:val="24"/>
      <w:lang w:val="en-GB"/>
    </w:rPr>
  </w:style>
  <w:style w:type="character" w:customStyle="1" w:styleId="DocumentMapChar">
    <w:name w:val="Document Map Char"/>
    <w:basedOn w:val="DefaultParagraphFont"/>
    <w:link w:val="DocumentMap"/>
    <w:semiHidden/>
    <w:rsid w:val="00CC6427"/>
    <w:rPr>
      <w:rFonts w:ascii="Tahoma" w:eastAsia="Times New Roman" w:hAnsi="Tahoma" w:cs="Tahoma"/>
      <w:sz w:val="24"/>
      <w:szCs w:val="24"/>
      <w:shd w:val="clear" w:color="auto" w:fill="000080"/>
      <w:lang w:val="en-GB"/>
    </w:rPr>
  </w:style>
  <w:style w:type="paragraph" w:customStyle="1" w:styleId="NormalXX">
    <w:name w:val="Normal XX"/>
    <w:basedOn w:val="Normal"/>
    <w:link w:val="NormalXXChar"/>
    <w:rsid w:val="00CC6427"/>
    <w:pPr>
      <w:keepLines/>
      <w:tabs>
        <w:tab w:val="left" w:pos="360"/>
      </w:tabs>
      <w:spacing w:before="60" w:after="60" w:line="240" w:lineRule="auto"/>
      <w:ind w:left="360"/>
    </w:pPr>
    <w:rPr>
      <w:rFonts w:ascii="Calibri" w:eastAsia="Times New Roman" w:hAnsi="Calibri" w:cs="Arial"/>
      <w:sz w:val="24"/>
      <w:szCs w:val="24"/>
      <w:lang w:val="en-GB"/>
    </w:rPr>
  </w:style>
  <w:style w:type="paragraph" w:customStyle="1" w:styleId="BodyTextIn">
    <w:name w:val="Body Text In"/>
    <w:basedOn w:val="Normal"/>
    <w:rsid w:val="00CC6427"/>
    <w:pPr>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80" w:after="60" w:line="240" w:lineRule="auto"/>
      <w:ind w:left="720" w:hanging="810"/>
    </w:pPr>
    <w:rPr>
      <w:rFonts w:ascii="Calibri" w:eastAsia="Times New Roman" w:hAnsi="Calibri" w:cs="Arial"/>
      <w:snapToGrid w:val="0"/>
      <w:szCs w:val="24"/>
      <w:lang w:val="en-GB"/>
    </w:rPr>
  </w:style>
  <w:style w:type="character" w:styleId="CommentReference">
    <w:name w:val="annotation reference"/>
    <w:uiPriority w:val="99"/>
    <w:rsid w:val="00CC6427"/>
    <w:rPr>
      <w:sz w:val="16"/>
      <w:szCs w:val="16"/>
    </w:rPr>
  </w:style>
  <w:style w:type="paragraph" w:styleId="CommentText">
    <w:name w:val="annotation text"/>
    <w:basedOn w:val="Normal"/>
    <w:link w:val="CommentTextChar"/>
    <w:uiPriority w:val="99"/>
    <w:rsid w:val="00CC6427"/>
    <w:pPr>
      <w:keepLines/>
      <w:spacing w:before="180" w:after="60" w:line="240" w:lineRule="auto"/>
    </w:pPr>
    <w:rPr>
      <w:rFonts w:ascii="Calibri" w:eastAsia="Times New Roman" w:hAnsi="Calibri" w:cs="Arial"/>
      <w:sz w:val="24"/>
      <w:szCs w:val="24"/>
      <w:lang w:val="en-GB"/>
    </w:rPr>
  </w:style>
  <w:style w:type="character" w:customStyle="1" w:styleId="CommentTextChar">
    <w:name w:val="Comment Text Char"/>
    <w:basedOn w:val="DefaultParagraphFont"/>
    <w:link w:val="CommentText"/>
    <w:uiPriority w:val="99"/>
    <w:rsid w:val="00CC6427"/>
    <w:rPr>
      <w:rFonts w:ascii="Calibri" w:eastAsia="Times New Roman" w:hAnsi="Calibri" w:cs="Arial"/>
      <w:sz w:val="24"/>
      <w:szCs w:val="24"/>
      <w:lang w:val="en-GB"/>
    </w:rPr>
  </w:style>
  <w:style w:type="paragraph" w:styleId="CommentSubject">
    <w:name w:val="annotation subject"/>
    <w:basedOn w:val="CommentText"/>
    <w:next w:val="CommentText"/>
    <w:link w:val="CommentSubjectChar"/>
    <w:uiPriority w:val="99"/>
    <w:rsid w:val="00CC6427"/>
    <w:rPr>
      <w:b/>
      <w:bCs/>
    </w:rPr>
  </w:style>
  <w:style w:type="character" w:customStyle="1" w:styleId="CommentSubjectChar">
    <w:name w:val="Comment Subject Char"/>
    <w:basedOn w:val="CommentTextChar"/>
    <w:link w:val="CommentSubject"/>
    <w:uiPriority w:val="99"/>
    <w:rsid w:val="00CC6427"/>
    <w:rPr>
      <w:rFonts w:ascii="Calibri" w:eastAsia="Times New Roman" w:hAnsi="Calibri" w:cs="Arial"/>
      <w:b/>
      <w:bCs/>
      <w:sz w:val="24"/>
      <w:szCs w:val="24"/>
      <w:lang w:val="en-GB"/>
    </w:rPr>
  </w:style>
  <w:style w:type="paragraph" w:styleId="Caption">
    <w:name w:val="caption"/>
    <w:basedOn w:val="Normal"/>
    <w:next w:val="Normal"/>
    <w:qFormat/>
    <w:rsid w:val="00CC6427"/>
    <w:pPr>
      <w:keepLines/>
      <w:spacing w:before="60" w:after="240" w:line="240" w:lineRule="auto"/>
      <w:jc w:val="center"/>
    </w:pPr>
    <w:rPr>
      <w:rFonts w:ascii="Calibri" w:eastAsia="Times New Roman" w:hAnsi="Calibri" w:cs="Arial"/>
      <w:b/>
      <w:bCs/>
      <w:color w:val="333333"/>
      <w:spacing w:val="10"/>
      <w:sz w:val="16"/>
      <w:szCs w:val="18"/>
      <w:lang w:val="en-GB"/>
    </w:rPr>
  </w:style>
  <w:style w:type="paragraph" w:styleId="TOCHeading">
    <w:name w:val="TOC Heading"/>
    <w:basedOn w:val="Heading1"/>
    <w:next w:val="Normal"/>
    <w:uiPriority w:val="39"/>
    <w:semiHidden/>
    <w:unhideWhenUsed/>
    <w:qFormat/>
    <w:rsid w:val="00CC6427"/>
    <w:pPr>
      <w:spacing w:before="480" w:after="60" w:line="276" w:lineRule="auto"/>
      <w:outlineLvl w:val="9"/>
    </w:pPr>
    <w:rPr>
      <w:rFonts w:ascii="Cambria" w:hAnsi="Cambria" w:cs="Arial"/>
      <w:bCs/>
      <w:smallCaps/>
      <w:color w:val="365F91"/>
      <w:szCs w:val="28"/>
      <w:lang w:val="en-GB" w:eastAsia="ja-JP"/>
    </w:rPr>
  </w:style>
  <w:style w:type="paragraph" w:styleId="TOC1">
    <w:name w:val="toc 1"/>
    <w:basedOn w:val="Normal"/>
    <w:next w:val="Normal"/>
    <w:autoRedefine/>
    <w:uiPriority w:val="39"/>
    <w:qFormat/>
    <w:rsid w:val="00F7105A"/>
    <w:pPr>
      <w:keepLines/>
      <w:tabs>
        <w:tab w:val="left" w:pos="540"/>
        <w:tab w:val="left" w:pos="1440"/>
        <w:tab w:val="right" w:leader="dot" w:pos="8630"/>
      </w:tabs>
      <w:spacing w:before="180" w:after="60" w:line="240" w:lineRule="auto"/>
    </w:pPr>
    <w:rPr>
      <w:rFonts w:ascii="Calibri" w:eastAsia="Times New Roman" w:hAnsi="Calibri" w:cs="Arial"/>
      <w:smallCaps/>
      <w:noProof/>
      <w:sz w:val="24"/>
      <w:szCs w:val="24"/>
    </w:rPr>
  </w:style>
  <w:style w:type="paragraph" w:styleId="TOC3">
    <w:name w:val="toc 3"/>
    <w:basedOn w:val="Normal"/>
    <w:next w:val="Normal"/>
    <w:autoRedefine/>
    <w:uiPriority w:val="39"/>
    <w:qFormat/>
    <w:rsid w:val="00842030"/>
    <w:pPr>
      <w:keepLines/>
      <w:tabs>
        <w:tab w:val="left" w:pos="1850"/>
        <w:tab w:val="right" w:leader="dot" w:pos="8630"/>
      </w:tabs>
      <w:spacing w:after="0" w:line="240" w:lineRule="auto"/>
      <w:ind w:left="1080"/>
    </w:pPr>
    <w:rPr>
      <w:rFonts w:ascii="Calibri" w:eastAsia="Times New Roman" w:hAnsi="Calibri" w:cs="Arial"/>
      <w:smallCaps/>
      <w:noProof/>
      <w:szCs w:val="28"/>
      <w:lang w:val="en-GB"/>
    </w:rPr>
  </w:style>
  <w:style w:type="paragraph" w:styleId="TOC2">
    <w:name w:val="toc 2"/>
    <w:basedOn w:val="Normal"/>
    <w:next w:val="Normal"/>
    <w:autoRedefine/>
    <w:uiPriority w:val="39"/>
    <w:qFormat/>
    <w:rsid w:val="00842030"/>
    <w:pPr>
      <w:keepLines/>
      <w:tabs>
        <w:tab w:val="left" w:pos="1080"/>
        <w:tab w:val="right" w:leader="dot" w:pos="8630"/>
      </w:tabs>
      <w:spacing w:after="0" w:line="240" w:lineRule="auto"/>
      <w:ind w:left="540"/>
    </w:pPr>
    <w:rPr>
      <w:rFonts w:ascii="Calibri" w:eastAsia="Times New Roman" w:hAnsi="Calibri" w:cs="Arial"/>
      <w:smallCaps/>
      <w:noProof/>
      <w:sz w:val="24"/>
      <w:szCs w:val="28"/>
      <w:lang w:val="en-GB"/>
    </w:rPr>
  </w:style>
  <w:style w:type="paragraph" w:customStyle="1" w:styleId="Technical-Bullet">
    <w:name w:val="Technical-Bullet"/>
    <w:basedOn w:val="Normal"/>
    <w:rsid w:val="00CC6427"/>
    <w:pPr>
      <w:keepLines/>
      <w:numPr>
        <w:numId w:val="2"/>
      </w:numPr>
      <w:spacing w:before="180" w:after="60" w:line="220" w:lineRule="atLeast"/>
      <w:jc w:val="both"/>
    </w:pPr>
    <w:rPr>
      <w:rFonts w:ascii="Tahoma" w:eastAsia="Times New Roman" w:hAnsi="Tahoma" w:cs="Arial"/>
      <w:kern w:val="20"/>
      <w:szCs w:val="24"/>
      <w:lang w:val="en-GB"/>
    </w:rPr>
  </w:style>
  <w:style w:type="paragraph" w:styleId="ListBullet">
    <w:name w:val="List Bullet"/>
    <w:basedOn w:val="Normal"/>
    <w:rsid w:val="00CC6427"/>
    <w:pPr>
      <w:keepLines/>
      <w:numPr>
        <w:numId w:val="1"/>
      </w:numPr>
      <w:spacing w:before="180" w:after="60" w:line="240" w:lineRule="auto"/>
      <w:contextualSpacing/>
    </w:pPr>
    <w:rPr>
      <w:rFonts w:ascii="Calibri" w:eastAsia="Times New Roman" w:hAnsi="Calibri" w:cs="Arial"/>
      <w:sz w:val="24"/>
      <w:szCs w:val="24"/>
      <w:lang w:val="en-GB"/>
    </w:rPr>
  </w:style>
  <w:style w:type="paragraph" w:styleId="ListNumber2">
    <w:name w:val="List Number 2"/>
    <w:basedOn w:val="Normal"/>
    <w:rsid w:val="00CC6427"/>
    <w:pPr>
      <w:keepLines/>
      <w:spacing w:before="180" w:after="60" w:line="240" w:lineRule="auto"/>
      <w:contextualSpacing/>
    </w:pPr>
    <w:rPr>
      <w:rFonts w:ascii="Calibri" w:eastAsia="Times New Roman" w:hAnsi="Calibri" w:cs="Arial"/>
      <w:sz w:val="24"/>
      <w:szCs w:val="24"/>
      <w:lang w:val="en-GB"/>
    </w:rPr>
  </w:style>
  <w:style w:type="table" w:customStyle="1" w:styleId="TableGrid1">
    <w:name w:val="Table Grid1"/>
    <w:basedOn w:val="TableNormal"/>
    <w:next w:val="TableGrid"/>
    <w:rsid w:val="00CC642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C642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C642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Continue3">
    <w:name w:val="List Continue 3"/>
    <w:basedOn w:val="Normal"/>
    <w:rsid w:val="00CC6427"/>
    <w:pPr>
      <w:keepLines/>
      <w:spacing w:before="180" w:after="60" w:line="240" w:lineRule="auto"/>
      <w:ind w:left="849"/>
      <w:contextualSpacing/>
    </w:pPr>
    <w:rPr>
      <w:rFonts w:ascii="Calibri" w:eastAsia="Times New Roman" w:hAnsi="Calibri" w:cs="Arial"/>
      <w:sz w:val="24"/>
      <w:szCs w:val="24"/>
      <w:lang w:val="en-GB"/>
    </w:rPr>
  </w:style>
  <w:style w:type="paragraph" w:styleId="ListContinue2">
    <w:name w:val="List Continue 2"/>
    <w:basedOn w:val="Normal"/>
    <w:rsid w:val="00CC6427"/>
    <w:pPr>
      <w:keepLines/>
      <w:spacing w:before="180" w:after="60" w:line="240" w:lineRule="auto"/>
      <w:ind w:left="566"/>
      <w:contextualSpacing/>
    </w:pPr>
    <w:rPr>
      <w:rFonts w:ascii="Calibri" w:eastAsia="Times New Roman" w:hAnsi="Calibri" w:cs="Arial"/>
      <w:sz w:val="24"/>
      <w:szCs w:val="24"/>
      <w:lang w:val="en-GB"/>
    </w:rPr>
  </w:style>
  <w:style w:type="paragraph" w:styleId="ListContinue">
    <w:name w:val="List Continue"/>
    <w:basedOn w:val="Normal"/>
    <w:rsid w:val="00CC6427"/>
    <w:pPr>
      <w:keepLines/>
      <w:spacing w:before="180" w:after="60" w:line="240" w:lineRule="auto"/>
      <w:ind w:left="283"/>
      <w:contextualSpacing/>
    </w:pPr>
    <w:rPr>
      <w:rFonts w:ascii="Calibri" w:eastAsia="Times New Roman" w:hAnsi="Calibri" w:cs="Arial"/>
      <w:sz w:val="24"/>
      <w:szCs w:val="24"/>
      <w:lang w:val="en-GB"/>
    </w:rPr>
  </w:style>
  <w:style w:type="table" w:customStyle="1" w:styleId="TableGrid4">
    <w:name w:val="Table Grid4"/>
    <w:basedOn w:val="TableNormal"/>
    <w:next w:val="TableGrid"/>
    <w:uiPriority w:val="59"/>
    <w:rsid w:val="00CC642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C6427"/>
    <w:pPr>
      <w:spacing w:after="0" w:line="240" w:lineRule="auto"/>
    </w:pPr>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CC6427"/>
    <w:pPr>
      <w:keepLines/>
      <w:spacing w:before="100" w:beforeAutospacing="1" w:after="100" w:afterAutospacing="1" w:line="240" w:lineRule="auto"/>
    </w:pPr>
    <w:rPr>
      <w:rFonts w:ascii="Calibri" w:eastAsia="Calibri" w:hAnsi="Calibri" w:cs="Arial"/>
      <w:sz w:val="24"/>
      <w:szCs w:val="24"/>
      <w:lang w:val="en-GB"/>
    </w:rPr>
  </w:style>
  <w:style w:type="paragraph" w:styleId="NoSpacing">
    <w:name w:val="No Spacing"/>
    <w:uiPriority w:val="1"/>
    <w:qFormat/>
    <w:rsid w:val="00CC6427"/>
    <w:pPr>
      <w:spacing w:after="0" w:line="240" w:lineRule="auto"/>
    </w:pPr>
    <w:rPr>
      <w:rFonts w:ascii="Calibri" w:eastAsia="Times New Roman" w:hAnsi="Calibri" w:cs="Times New Roman"/>
      <w:lang w:val="en-US"/>
    </w:rPr>
  </w:style>
  <w:style w:type="paragraph" w:customStyle="1" w:styleId="Default">
    <w:name w:val="Default"/>
    <w:uiPriority w:val="99"/>
    <w:rsid w:val="00CC6427"/>
    <w:pPr>
      <w:widowControl w:val="0"/>
      <w:autoSpaceDE w:val="0"/>
      <w:autoSpaceDN w:val="0"/>
      <w:adjustRightInd w:val="0"/>
      <w:spacing w:after="0" w:line="240" w:lineRule="auto"/>
    </w:pPr>
    <w:rPr>
      <w:rFonts w:ascii="Tahoma" w:eastAsia="Times New Roman" w:hAnsi="Tahoma" w:cs="Tahoma"/>
      <w:color w:val="000000"/>
      <w:sz w:val="24"/>
      <w:szCs w:val="24"/>
      <w:lang w:val="en-US"/>
    </w:rPr>
  </w:style>
  <w:style w:type="table" w:styleId="LightShading-Accent3">
    <w:name w:val="Light Shading Accent 3"/>
    <w:basedOn w:val="TableNormal"/>
    <w:uiPriority w:val="60"/>
    <w:rsid w:val="00CC6427"/>
    <w:pPr>
      <w:spacing w:after="0" w:line="240" w:lineRule="auto"/>
    </w:pPr>
    <w:rPr>
      <w:rFonts w:ascii="Times New Roman" w:eastAsia="Times New Roman" w:hAnsi="Times New Roman" w:cs="Times New Roman"/>
      <w:color w:val="76923C"/>
      <w:sz w:val="20"/>
      <w:szCs w:val="20"/>
      <w:lang w:val="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MediumShading1-Accent3">
    <w:name w:val="Medium Shading 1 Accent 3"/>
    <w:basedOn w:val="TableNormal"/>
    <w:uiPriority w:val="63"/>
    <w:rsid w:val="00CC642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eGrid5">
    <w:name w:val="Table Grid5"/>
    <w:basedOn w:val="TableNormal"/>
    <w:next w:val="TableGrid"/>
    <w:uiPriority w:val="59"/>
    <w:rsid w:val="00CC6427"/>
    <w:pPr>
      <w:spacing w:after="0" w:line="240" w:lineRule="auto"/>
    </w:pPr>
    <w:rPr>
      <w:rFonts w:ascii="Calibri" w:eastAsia="Times New Roman"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CC6427"/>
    <w:pPr>
      <w:keepLines/>
      <w:spacing w:before="180" w:after="100"/>
      <w:ind w:left="660"/>
    </w:pPr>
    <w:rPr>
      <w:rFonts w:ascii="Calibri" w:eastAsia="Times New Roman" w:hAnsi="Calibri" w:cs="Arial"/>
      <w:lang w:val="en-GB"/>
    </w:rPr>
  </w:style>
  <w:style w:type="paragraph" w:styleId="TOC5">
    <w:name w:val="toc 5"/>
    <w:basedOn w:val="Normal"/>
    <w:next w:val="Normal"/>
    <w:autoRedefine/>
    <w:uiPriority w:val="39"/>
    <w:unhideWhenUsed/>
    <w:rsid w:val="00CC6427"/>
    <w:pPr>
      <w:keepLines/>
      <w:spacing w:before="180" w:after="100"/>
      <w:ind w:left="880"/>
    </w:pPr>
    <w:rPr>
      <w:rFonts w:ascii="Calibri" w:eastAsia="Times New Roman" w:hAnsi="Calibri" w:cs="Arial"/>
      <w:lang w:val="en-GB"/>
    </w:rPr>
  </w:style>
  <w:style w:type="paragraph" w:styleId="TOC6">
    <w:name w:val="toc 6"/>
    <w:basedOn w:val="Normal"/>
    <w:next w:val="Normal"/>
    <w:autoRedefine/>
    <w:uiPriority w:val="39"/>
    <w:unhideWhenUsed/>
    <w:rsid w:val="00CC6427"/>
    <w:pPr>
      <w:keepLines/>
      <w:spacing w:before="180" w:after="100"/>
      <w:ind w:left="1100"/>
    </w:pPr>
    <w:rPr>
      <w:rFonts w:ascii="Calibri" w:eastAsia="Times New Roman" w:hAnsi="Calibri" w:cs="Arial"/>
      <w:lang w:val="en-GB"/>
    </w:rPr>
  </w:style>
  <w:style w:type="paragraph" w:styleId="TOC7">
    <w:name w:val="toc 7"/>
    <w:basedOn w:val="Normal"/>
    <w:next w:val="Normal"/>
    <w:autoRedefine/>
    <w:uiPriority w:val="39"/>
    <w:unhideWhenUsed/>
    <w:rsid w:val="00CC6427"/>
    <w:pPr>
      <w:keepLines/>
      <w:spacing w:before="180" w:after="100"/>
      <w:ind w:left="1320"/>
    </w:pPr>
    <w:rPr>
      <w:rFonts w:ascii="Calibri" w:eastAsia="Times New Roman" w:hAnsi="Calibri" w:cs="Arial"/>
      <w:lang w:val="en-GB"/>
    </w:rPr>
  </w:style>
  <w:style w:type="paragraph" w:styleId="TOC8">
    <w:name w:val="toc 8"/>
    <w:basedOn w:val="Normal"/>
    <w:next w:val="Normal"/>
    <w:autoRedefine/>
    <w:uiPriority w:val="39"/>
    <w:unhideWhenUsed/>
    <w:rsid w:val="00CC6427"/>
    <w:pPr>
      <w:keepLines/>
      <w:spacing w:before="180" w:after="100"/>
      <w:ind w:left="1540"/>
    </w:pPr>
    <w:rPr>
      <w:rFonts w:ascii="Calibri" w:eastAsia="Times New Roman" w:hAnsi="Calibri" w:cs="Arial"/>
      <w:lang w:val="en-GB"/>
    </w:rPr>
  </w:style>
  <w:style w:type="paragraph" w:styleId="TOC9">
    <w:name w:val="toc 9"/>
    <w:basedOn w:val="Normal"/>
    <w:next w:val="Normal"/>
    <w:autoRedefine/>
    <w:uiPriority w:val="39"/>
    <w:unhideWhenUsed/>
    <w:rsid w:val="00CC6427"/>
    <w:pPr>
      <w:keepLines/>
      <w:spacing w:before="180" w:after="100"/>
      <w:ind w:left="1760"/>
    </w:pPr>
    <w:rPr>
      <w:rFonts w:ascii="Calibri" w:eastAsia="Times New Roman" w:hAnsi="Calibri" w:cs="Arial"/>
      <w:lang w:val="en-GB"/>
    </w:rPr>
  </w:style>
  <w:style w:type="paragraph" w:customStyle="1" w:styleId="Pa11">
    <w:name w:val="Pa11"/>
    <w:basedOn w:val="Default"/>
    <w:next w:val="Default"/>
    <w:uiPriority w:val="99"/>
    <w:rsid w:val="00CC6427"/>
    <w:pPr>
      <w:widowControl/>
      <w:spacing w:line="221" w:lineRule="atLeast"/>
    </w:pPr>
    <w:rPr>
      <w:rFonts w:ascii="Kepler Std" w:hAnsi="Kepler Std" w:cs="Kepler Std"/>
      <w:color w:val="auto"/>
    </w:rPr>
  </w:style>
  <w:style w:type="paragraph" w:customStyle="1" w:styleId="Pa12">
    <w:name w:val="Pa12"/>
    <w:basedOn w:val="Default"/>
    <w:next w:val="Default"/>
    <w:uiPriority w:val="99"/>
    <w:rsid w:val="00CC6427"/>
    <w:pPr>
      <w:widowControl/>
      <w:spacing w:line="221" w:lineRule="atLeast"/>
    </w:pPr>
    <w:rPr>
      <w:rFonts w:ascii="Kepler Std" w:hAnsi="Kepler Std" w:cs="Kepler Std"/>
      <w:color w:val="auto"/>
    </w:rPr>
  </w:style>
  <w:style w:type="paragraph" w:customStyle="1" w:styleId="Bullets">
    <w:name w:val="Bullets"/>
    <w:basedOn w:val="BodyTextIndent2"/>
    <w:uiPriority w:val="99"/>
    <w:rsid w:val="00CC6427"/>
    <w:pPr>
      <w:tabs>
        <w:tab w:val="num" w:pos="360"/>
      </w:tabs>
      <w:ind w:left="360" w:hanging="360"/>
    </w:pPr>
    <w:rPr>
      <w:rFonts w:ascii="Times New Roman" w:hAnsi="Times New Roman"/>
      <w:b w:val="0"/>
    </w:rPr>
  </w:style>
  <w:style w:type="paragraph" w:customStyle="1" w:styleId="Bullet">
    <w:name w:val="Bullet"/>
    <w:basedOn w:val="Normal"/>
    <w:link w:val="BulletChar"/>
    <w:rsid w:val="00CC6427"/>
    <w:pPr>
      <w:keepLines/>
      <w:tabs>
        <w:tab w:val="num" w:pos="360"/>
      </w:tabs>
      <w:spacing w:before="180" w:after="60" w:line="240" w:lineRule="auto"/>
      <w:ind w:left="360" w:hanging="360"/>
    </w:pPr>
    <w:rPr>
      <w:rFonts w:ascii="Calibri" w:eastAsia="Times New Roman" w:hAnsi="Calibri" w:cs="Arial"/>
      <w:szCs w:val="24"/>
      <w:lang w:val="en-GB"/>
    </w:rPr>
  </w:style>
  <w:style w:type="character" w:customStyle="1" w:styleId="BulletChar">
    <w:name w:val="Bullet Char"/>
    <w:basedOn w:val="DefaultParagraphFont"/>
    <w:link w:val="Bullet"/>
    <w:rsid w:val="00CC6427"/>
    <w:rPr>
      <w:rFonts w:ascii="Calibri" w:eastAsia="Times New Roman" w:hAnsi="Calibri" w:cs="Arial"/>
      <w:szCs w:val="24"/>
      <w:lang w:val="en-GB"/>
    </w:rPr>
  </w:style>
  <w:style w:type="character" w:customStyle="1" w:styleId="NormalXXChar">
    <w:name w:val="Normal XX Char"/>
    <w:basedOn w:val="DefaultParagraphFont"/>
    <w:link w:val="NormalXX"/>
    <w:rsid w:val="00CC6427"/>
    <w:rPr>
      <w:rFonts w:ascii="Calibri" w:eastAsia="Times New Roman" w:hAnsi="Calibri" w:cs="Arial"/>
      <w:sz w:val="24"/>
      <w:szCs w:val="24"/>
      <w:lang w:val="en-GB"/>
    </w:rPr>
  </w:style>
  <w:style w:type="table" w:customStyle="1" w:styleId="LightList1">
    <w:name w:val="Light List1"/>
    <w:basedOn w:val="TableNormal"/>
    <w:uiPriority w:val="61"/>
    <w:rsid w:val="00CC6427"/>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Shading1-Accent11">
    <w:name w:val="Medium Shading 1 - Accent 11"/>
    <w:basedOn w:val="TableNormal"/>
    <w:uiPriority w:val="63"/>
    <w:rsid w:val="00CC6427"/>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CC6427"/>
    <w:pPr>
      <w:spacing w:after="0" w:line="240" w:lineRule="auto"/>
    </w:pPr>
    <w:rPr>
      <w:rFonts w:ascii="Calibri" w:eastAsia="Times New Roman" w:hAnsi="Calibri" w:cs="Times New Roman"/>
      <w:sz w:val="20"/>
      <w:szCs w:val="20"/>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FootnoteText">
    <w:name w:val="footnote text"/>
    <w:basedOn w:val="Normal"/>
    <w:link w:val="FootnoteTextChar"/>
    <w:uiPriority w:val="99"/>
    <w:unhideWhenUsed/>
    <w:rsid w:val="00CC6427"/>
    <w:pPr>
      <w:keepLines/>
      <w:spacing w:before="180" w:after="60" w:line="240" w:lineRule="auto"/>
    </w:pPr>
    <w:rPr>
      <w:rFonts w:ascii="Calibri" w:eastAsia="Times New Roman" w:hAnsi="Calibri" w:cs="Arial"/>
      <w:sz w:val="20"/>
      <w:szCs w:val="20"/>
      <w:lang w:val="en-GB"/>
    </w:rPr>
  </w:style>
  <w:style w:type="character" w:customStyle="1" w:styleId="FootnoteTextChar">
    <w:name w:val="Footnote Text Char"/>
    <w:basedOn w:val="DefaultParagraphFont"/>
    <w:link w:val="FootnoteText"/>
    <w:uiPriority w:val="99"/>
    <w:rsid w:val="00CC6427"/>
    <w:rPr>
      <w:rFonts w:ascii="Calibri" w:eastAsia="Times New Roman" w:hAnsi="Calibri" w:cs="Arial"/>
      <w:sz w:val="20"/>
      <w:szCs w:val="20"/>
      <w:lang w:val="en-GB"/>
    </w:rPr>
  </w:style>
  <w:style w:type="character" w:styleId="FootnoteReference">
    <w:name w:val="footnote reference"/>
    <w:basedOn w:val="DefaultParagraphFont"/>
    <w:uiPriority w:val="99"/>
    <w:semiHidden/>
    <w:unhideWhenUsed/>
    <w:rsid w:val="00CC6427"/>
    <w:rPr>
      <w:vertAlign w:val="superscript"/>
    </w:rPr>
  </w:style>
  <w:style w:type="table" w:customStyle="1" w:styleId="LightGrid-Accent12">
    <w:name w:val="Light Grid - Accent 12"/>
    <w:basedOn w:val="TableNormal"/>
    <w:uiPriority w:val="62"/>
    <w:rsid w:val="00CC6427"/>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Appendix">
    <w:name w:val="Appendix"/>
    <w:basedOn w:val="Heading1"/>
    <w:next w:val="AppendixDescription"/>
    <w:qFormat/>
    <w:rsid w:val="00C75BE3"/>
    <w:pPr>
      <w:numPr>
        <w:numId w:val="3"/>
      </w:numPr>
      <w:tabs>
        <w:tab w:val="clear" w:pos="0"/>
      </w:tabs>
      <w:spacing w:before="120"/>
    </w:pPr>
    <w:rPr>
      <w:rFonts w:cs="Arial"/>
      <w:bCs/>
      <w:smallCaps/>
      <w:kern w:val="32"/>
      <w:szCs w:val="32"/>
    </w:rPr>
  </w:style>
  <w:style w:type="paragraph" w:customStyle="1" w:styleId="Appendix2">
    <w:name w:val="Appendix 2"/>
    <w:basedOn w:val="Heading2"/>
    <w:qFormat/>
    <w:rsid w:val="00CC6427"/>
    <w:pPr>
      <w:spacing w:after="60"/>
    </w:pPr>
    <w:rPr>
      <w:rFonts w:eastAsia="Times New Roman" w:cs="Arial"/>
      <w:iCs/>
      <w:smallCaps/>
      <w:szCs w:val="28"/>
      <w:lang w:val="en-GB"/>
    </w:rPr>
  </w:style>
  <w:style w:type="character" w:styleId="FollowedHyperlink">
    <w:name w:val="FollowedHyperlink"/>
    <w:basedOn w:val="DefaultParagraphFont"/>
    <w:uiPriority w:val="99"/>
    <w:semiHidden/>
    <w:unhideWhenUsed/>
    <w:rsid w:val="00CC6427"/>
    <w:rPr>
      <w:color w:val="800080" w:themeColor="followedHyperlink"/>
      <w:u w:val="single"/>
    </w:rPr>
  </w:style>
  <w:style w:type="table" w:customStyle="1" w:styleId="LightList-Accent11">
    <w:name w:val="Light List - Accent 11"/>
    <w:basedOn w:val="TableNormal"/>
    <w:uiPriority w:val="61"/>
    <w:rsid w:val="00CC6427"/>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Emphasis">
    <w:name w:val="Emphasis"/>
    <w:basedOn w:val="DefaultParagraphFont"/>
    <w:uiPriority w:val="20"/>
    <w:qFormat/>
    <w:rsid w:val="00CC6427"/>
    <w:rPr>
      <w:i/>
      <w:iCs/>
    </w:rPr>
  </w:style>
  <w:style w:type="paragraph" w:customStyle="1" w:styleId="AppendixDescription">
    <w:name w:val="Appendix Description"/>
    <w:basedOn w:val="Normal"/>
    <w:next w:val="Appendix"/>
    <w:link w:val="AppendixDescriptionChar"/>
    <w:qFormat/>
    <w:rsid w:val="00DD28EB"/>
    <w:pPr>
      <w:ind w:left="1080"/>
    </w:pPr>
  </w:style>
  <w:style w:type="character" w:customStyle="1" w:styleId="AppendixDescriptionChar">
    <w:name w:val="Appendix Description Char"/>
    <w:basedOn w:val="DefaultParagraphFont"/>
    <w:link w:val="AppendixDescription"/>
    <w:rsid w:val="00DD28EB"/>
  </w:style>
  <w:style w:type="paragraph" w:customStyle="1" w:styleId="HeaderFooterText">
    <w:name w:val="Header/Footer Text"/>
    <w:basedOn w:val="Header"/>
    <w:link w:val="HeaderFooterTextChar"/>
    <w:qFormat/>
    <w:rsid w:val="00C75BE3"/>
    <w:pPr>
      <w:jc w:val="right"/>
    </w:pPr>
    <w:rPr>
      <w:b/>
      <w:sz w:val="20"/>
    </w:rPr>
  </w:style>
  <w:style w:type="character" w:customStyle="1" w:styleId="HeaderFooterTextChar">
    <w:name w:val="Header/Footer Text Char"/>
    <w:basedOn w:val="HeaderChar"/>
    <w:link w:val="HeaderFooterText"/>
    <w:rsid w:val="00C75BE3"/>
    <w:rPr>
      <w:b/>
      <w:sz w:val="20"/>
    </w:rPr>
  </w:style>
  <w:style w:type="paragraph" w:customStyle="1" w:styleId="ContractLevel1">
    <w:name w:val="Contract Level 1"/>
    <w:basedOn w:val="Heading1"/>
    <w:next w:val="ContractLevel2"/>
    <w:link w:val="ContractLevel1Char"/>
    <w:qFormat/>
    <w:rsid w:val="006F7272"/>
    <w:pPr>
      <w:keepLines w:val="0"/>
      <w:numPr>
        <w:numId w:val="5"/>
      </w:numPr>
      <w:tabs>
        <w:tab w:val="clear" w:pos="0"/>
      </w:tabs>
      <w:spacing w:before="240" w:after="240"/>
      <w:contextualSpacing w:val="0"/>
    </w:pPr>
    <w:rPr>
      <w:rFonts w:eastAsiaTheme="majorEastAsia" w:cstheme="majorBidi"/>
      <w:bCs/>
      <w:sz w:val="24"/>
      <w:szCs w:val="24"/>
    </w:rPr>
  </w:style>
  <w:style w:type="paragraph" w:customStyle="1" w:styleId="ContractLevel2">
    <w:name w:val="Contract Level 2"/>
    <w:basedOn w:val="Heading2"/>
    <w:link w:val="ContractLevel2Char"/>
    <w:qFormat/>
    <w:rsid w:val="00471877"/>
    <w:pPr>
      <w:keepNext w:val="0"/>
      <w:keepLines w:val="0"/>
      <w:numPr>
        <w:numId w:val="5"/>
      </w:numPr>
      <w:tabs>
        <w:tab w:val="clear" w:pos="0"/>
        <w:tab w:val="clear" w:pos="720"/>
      </w:tabs>
      <w:spacing w:before="0" w:after="0"/>
    </w:pPr>
    <w:rPr>
      <w:b w:val="0"/>
      <w:sz w:val="22"/>
    </w:rPr>
  </w:style>
  <w:style w:type="character" w:customStyle="1" w:styleId="ContractLevel1Char">
    <w:name w:val="Contract Level 1 Char"/>
    <w:basedOn w:val="Heading1Char"/>
    <w:link w:val="ContractLevel1"/>
    <w:rsid w:val="006F7272"/>
    <w:rPr>
      <w:rFonts w:eastAsiaTheme="majorEastAsia" w:cstheme="majorBidi"/>
      <w:b/>
      <w:bCs/>
      <w:caps/>
      <w:sz w:val="24"/>
      <w:szCs w:val="24"/>
    </w:rPr>
  </w:style>
  <w:style w:type="paragraph" w:customStyle="1" w:styleId="ContractLevel3">
    <w:name w:val="Contract Level 3"/>
    <w:basedOn w:val="ContractLevel2"/>
    <w:link w:val="ContractLevel3Char"/>
    <w:qFormat/>
    <w:rsid w:val="006F7272"/>
    <w:pPr>
      <w:numPr>
        <w:ilvl w:val="2"/>
      </w:numPr>
    </w:pPr>
  </w:style>
  <w:style w:type="character" w:customStyle="1" w:styleId="ContractLevel2Char">
    <w:name w:val="Contract Level 2 Char"/>
    <w:basedOn w:val="Heading2Char"/>
    <w:link w:val="ContractLevel2"/>
    <w:rsid w:val="00471877"/>
    <w:rPr>
      <w:rFonts w:eastAsiaTheme="majorEastAsia" w:cstheme="majorBidi"/>
      <w:b w:val="0"/>
      <w:bCs/>
      <w:sz w:val="28"/>
      <w:szCs w:val="26"/>
    </w:rPr>
  </w:style>
  <w:style w:type="paragraph" w:customStyle="1" w:styleId="ContractLevel4">
    <w:name w:val="Contract Level 4"/>
    <w:basedOn w:val="ContractLevel2"/>
    <w:link w:val="ContractLevel4Char"/>
    <w:qFormat/>
    <w:rsid w:val="006F7272"/>
    <w:pPr>
      <w:numPr>
        <w:ilvl w:val="3"/>
      </w:numPr>
    </w:pPr>
  </w:style>
  <w:style w:type="character" w:customStyle="1" w:styleId="ContractLevel3Char">
    <w:name w:val="Contract Level 3 Char"/>
    <w:basedOn w:val="ContractLevel2Char"/>
    <w:link w:val="ContractLevel3"/>
    <w:rsid w:val="006F7272"/>
    <w:rPr>
      <w:rFonts w:eastAsiaTheme="majorEastAsia" w:cstheme="majorBidi"/>
      <w:b w:val="0"/>
      <w:bCs/>
      <w:sz w:val="28"/>
      <w:szCs w:val="26"/>
    </w:rPr>
  </w:style>
  <w:style w:type="character" w:customStyle="1" w:styleId="ContractLevel4Char">
    <w:name w:val="Contract Level 4 Char"/>
    <w:basedOn w:val="ContractLevel2Char"/>
    <w:link w:val="ContractLevel4"/>
    <w:rsid w:val="006F7272"/>
    <w:rPr>
      <w:rFonts w:eastAsiaTheme="majorEastAsia" w:cstheme="majorBidi"/>
      <w:b w:val="0"/>
      <w:bCs/>
      <w:sz w:val="28"/>
      <w:szCs w:val="26"/>
    </w:rPr>
  </w:style>
  <w:style w:type="paragraph" w:customStyle="1" w:styleId="NormalLevel2">
    <w:name w:val="Normal Level 2"/>
    <w:basedOn w:val="Normal"/>
    <w:link w:val="NormalLevel2Char"/>
    <w:qFormat/>
    <w:rsid w:val="006F7272"/>
    <w:pPr>
      <w:spacing w:after="240" w:line="240" w:lineRule="auto"/>
      <w:ind w:left="1440"/>
    </w:pPr>
    <w:rPr>
      <w:sz w:val="24"/>
      <w:szCs w:val="24"/>
    </w:rPr>
  </w:style>
  <w:style w:type="character" w:customStyle="1" w:styleId="NormalLevel2Char">
    <w:name w:val="Normal Level 2 Char"/>
    <w:basedOn w:val="DefaultParagraphFont"/>
    <w:link w:val="NormalLevel2"/>
    <w:rsid w:val="006F7272"/>
    <w:rPr>
      <w:sz w:val="24"/>
      <w:szCs w:val="24"/>
    </w:rPr>
  </w:style>
  <w:style w:type="paragraph" w:customStyle="1" w:styleId="TableTextIndent">
    <w:name w:val="Table Text Indent"/>
    <w:basedOn w:val="Normal"/>
    <w:link w:val="TableTextIndentChar"/>
    <w:qFormat/>
    <w:rsid w:val="006F7272"/>
    <w:pPr>
      <w:tabs>
        <w:tab w:val="left" w:pos="3960"/>
        <w:tab w:val="right" w:pos="9000"/>
      </w:tabs>
      <w:spacing w:after="240" w:line="240" w:lineRule="auto"/>
      <w:ind w:left="2160"/>
      <w:contextualSpacing/>
    </w:pPr>
    <w:rPr>
      <w:sz w:val="24"/>
      <w:szCs w:val="24"/>
    </w:rPr>
  </w:style>
  <w:style w:type="character" w:customStyle="1" w:styleId="TableTextIndentChar">
    <w:name w:val="Table Text Indent Char"/>
    <w:basedOn w:val="DefaultParagraphFont"/>
    <w:link w:val="TableTextIndent"/>
    <w:rsid w:val="006F7272"/>
    <w:rPr>
      <w:sz w:val="24"/>
      <w:szCs w:val="24"/>
    </w:rPr>
  </w:style>
  <w:style w:type="paragraph" w:customStyle="1" w:styleId="TableTextHeading">
    <w:name w:val="Table Text Heading"/>
    <w:basedOn w:val="NormalLevel2"/>
    <w:next w:val="TableText"/>
    <w:link w:val="TableTextHeadingChar"/>
    <w:qFormat/>
    <w:rsid w:val="00A2393A"/>
    <w:pPr>
      <w:keepNext/>
      <w:tabs>
        <w:tab w:val="left" w:pos="3960"/>
        <w:tab w:val="right" w:pos="9000"/>
      </w:tabs>
      <w:spacing w:after="0"/>
      <w:contextualSpacing/>
    </w:pPr>
    <w:rPr>
      <w:b/>
      <w:u w:val="single"/>
    </w:rPr>
  </w:style>
  <w:style w:type="paragraph" w:customStyle="1" w:styleId="TableText">
    <w:name w:val="Table Text"/>
    <w:basedOn w:val="NormalLevel2"/>
    <w:link w:val="TableTextChar"/>
    <w:qFormat/>
    <w:rsid w:val="00A2393A"/>
    <w:pPr>
      <w:tabs>
        <w:tab w:val="left" w:pos="3960"/>
        <w:tab w:val="right" w:pos="9000"/>
      </w:tabs>
      <w:contextualSpacing/>
    </w:pPr>
  </w:style>
  <w:style w:type="character" w:customStyle="1" w:styleId="TableTextHeadingChar">
    <w:name w:val="Table Text Heading Char"/>
    <w:basedOn w:val="NormalLevel2Char"/>
    <w:link w:val="TableTextHeading"/>
    <w:rsid w:val="00A2393A"/>
    <w:rPr>
      <w:b/>
      <w:sz w:val="24"/>
      <w:szCs w:val="24"/>
      <w:u w:val="single"/>
    </w:rPr>
  </w:style>
  <w:style w:type="character" w:customStyle="1" w:styleId="TableTextChar">
    <w:name w:val="Table Text Char"/>
    <w:basedOn w:val="NormalLevel2Char"/>
    <w:link w:val="TableText"/>
    <w:rsid w:val="00A2393A"/>
    <w:rPr>
      <w:sz w:val="24"/>
      <w:szCs w:val="24"/>
    </w:rPr>
  </w:style>
  <w:style w:type="paragraph" w:customStyle="1" w:styleId="NormalLevel1">
    <w:name w:val="Normal Level 1"/>
    <w:basedOn w:val="Normal"/>
    <w:link w:val="NormalLevel1Char"/>
    <w:qFormat/>
    <w:rsid w:val="00E47FF7"/>
    <w:pPr>
      <w:spacing w:after="240" w:line="240" w:lineRule="auto"/>
      <w:ind w:left="720"/>
    </w:pPr>
    <w:rPr>
      <w:sz w:val="24"/>
      <w:szCs w:val="24"/>
    </w:rPr>
  </w:style>
  <w:style w:type="character" w:customStyle="1" w:styleId="NormalLevel1Char">
    <w:name w:val="Normal Level 1 Char"/>
    <w:basedOn w:val="DefaultParagraphFont"/>
    <w:link w:val="NormalLevel1"/>
    <w:rsid w:val="00E47FF7"/>
    <w:rPr>
      <w:sz w:val="24"/>
      <w:szCs w:val="24"/>
    </w:rPr>
  </w:style>
  <w:style w:type="paragraph" w:customStyle="1" w:styleId="NormalLevel3">
    <w:name w:val="Normal Level 3"/>
    <w:basedOn w:val="NormalLevel1"/>
    <w:link w:val="NormalLevel3Char"/>
    <w:qFormat/>
    <w:rsid w:val="00E47FF7"/>
    <w:pPr>
      <w:ind w:left="2160"/>
    </w:pPr>
  </w:style>
  <w:style w:type="paragraph" w:customStyle="1" w:styleId="NormalLevel4">
    <w:name w:val="Normal Level 4"/>
    <w:basedOn w:val="NormalLevel1"/>
    <w:link w:val="NormalLevel4Char"/>
    <w:qFormat/>
    <w:rsid w:val="00E47FF7"/>
    <w:pPr>
      <w:ind w:left="2880"/>
    </w:pPr>
  </w:style>
  <w:style w:type="character" w:customStyle="1" w:styleId="NormalLevel3Char">
    <w:name w:val="Normal Level 3 Char"/>
    <w:basedOn w:val="NormalLevel1Char"/>
    <w:link w:val="NormalLevel3"/>
    <w:rsid w:val="00E47FF7"/>
    <w:rPr>
      <w:sz w:val="24"/>
      <w:szCs w:val="24"/>
    </w:rPr>
  </w:style>
  <w:style w:type="character" w:customStyle="1" w:styleId="NormalLevel4Char">
    <w:name w:val="Normal Level 4 Char"/>
    <w:basedOn w:val="NormalLevel1Char"/>
    <w:link w:val="NormalLevel4"/>
    <w:rsid w:val="00E47FF7"/>
    <w:rPr>
      <w:sz w:val="24"/>
      <w:szCs w:val="24"/>
    </w:rPr>
  </w:style>
  <w:style w:type="paragraph" w:customStyle="1" w:styleId="StandardL9">
    <w:name w:val="Standard_L9"/>
    <w:basedOn w:val="Normal"/>
    <w:uiPriority w:val="99"/>
    <w:rsid w:val="00E47FF7"/>
    <w:pPr>
      <w:numPr>
        <w:ilvl w:val="8"/>
        <w:numId w:val="7"/>
      </w:numPr>
      <w:spacing w:after="240" w:line="240" w:lineRule="auto"/>
      <w:outlineLvl w:val="8"/>
    </w:pPr>
    <w:rPr>
      <w:rFonts w:ascii="Times New Roman" w:eastAsia="Times New Roman" w:hAnsi="Times New Roman" w:cs="Times New Roman"/>
      <w:sz w:val="24"/>
      <w:szCs w:val="20"/>
    </w:rPr>
  </w:style>
  <w:style w:type="paragraph" w:customStyle="1" w:styleId="StandardL8">
    <w:name w:val="Standard_L8"/>
    <w:basedOn w:val="Normal"/>
    <w:uiPriority w:val="99"/>
    <w:rsid w:val="00E47FF7"/>
    <w:pPr>
      <w:numPr>
        <w:ilvl w:val="7"/>
        <w:numId w:val="7"/>
      </w:numPr>
      <w:spacing w:after="240" w:line="240" w:lineRule="auto"/>
      <w:outlineLvl w:val="7"/>
    </w:pPr>
    <w:rPr>
      <w:rFonts w:ascii="Times New Roman" w:eastAsia="Times New Roman" w:hAnsi="Times New Roman" w:cs="Times New Roman"/>
      <w:sz w:val="24"/>
      <w:szCs w:val="20"/>
    </w:rPr>
  </w:style>
  <w:style w:type="paragraph" w:customStyle="1" w:styleId="StandardL7">
    <w:name w:val="Standard_L7"/>
    <w:basedOn w:val="Normal"/>
    <w:uiPriority w:val="99"/>
    <w:rsid w:val="00E47FF7"/>
    <w:pPr>
      <w:numPr>
        <w:ilvl w:val="6"/>
        <w:numId w:val="7"/>
      </w:numPr>
      <w:spacing w:after="240" w:line="240" w:lineRule="auto"/>
      <w:outlineLvl w:val="6"/>
    </w:pPr>
    <w:rPr>
      <w:rFonts w:ascii="Times New Roman" w:eastAsia="Times New Roman" w:hAnsi="Times New Roman" w:cs="Times New Roman"/>
      <w:sz w:val="24"/>
      <w:szCs w:val="20"/>
    </w:rPr>
  </w:style>
  <w:style w:type="paragraph" w:customStyle="1" w:styleId="StandardL6">
    <w:name w:val="Standard_L6"/>
    <w:basedOn w:val="Normal"/>
    <w:uiPriority w:val="99"/>
    <w:rsid w:val="00E47FF7"/>
    <w:pPr>
      <w:numPr>
        <w:ilvl w:val="5"/>
        <w:numId w:val="7"/>
      </w:numPr>
      <w:spacing w:after="240" w:line="240" w:lineRule="auto"/>
      <w:outlineLvl w:val="5"/>
    </w:pPr>
    <w:rPr>
      <w:rFonts w:ascii="Times New Roman" w:eastAsia="Times New Roman" w:hAnsi="Times New Roman" w:cs="Times New Roman"/>
      <w:sz w:val="24"/>
      <w:szCs w:val="20"/>
    </w:rPr>
  </w:style>
  <w:style w:type="paragraph" w:customStyle="1" w:styleId="StandardL5">
    <w:name w:val="Standard_L5"/>
    <w:basedOn w:val="Normal"/>
    <w:uiPriority w:val="99"/>
    <w:rsid w:val="00E47FF7"/>
    <w:pPr>
      <w:numPr>
        <w:ilvl w:val="4"/>
        <w:numId w:val="7"/>
      </w:numPr>
      <w:spacing w:after="240" w:line="240" w:lineRule="auto"/>
      <w:outlineLvl w:val="4"/>
    </w:pPr>
    <w:rPr>
      <w:rFonts w:ascii="Times New Roman" w:eastAsia="Times New Roman" w:hAnsi="Times New Roman" w:cs="Times New Roman"/>
      <w:sz w:val="24"/>
      <w:szCs w:val="20"/>
    </w:rPr>
  </w:style>
  <w:style w:type="paragraph" w:customStyle="1" w:styleId="StandardL4">
    <w:name w:val="Standard_L4"/>
    <w:basedOn w:val="Normal"/>
    <w:uiPriority w:val="99"/>
    <w:rsid w:val="00E47FF7"/>
    <w:pPr>
      <w:numPr>
        <w:ilvl w:val="3"/>
        <w:numId w:val="7"/>
      </w:numPr>
      <w:spacing w:after="240" w:line="240" w:lineRule="auto"/>
      <w:outlineLvl w:val="3"/>
    </w:pPr>
    <w:rPr>
      <w:rFonts w:ascii="Times New Roman" w:eastAsia="Times New Roman" w:hAnsi="Times New Roman" w:cs="Times New Roman"/>
      <w:sz w:val="24"/>
      <w:szCs w:val="20"/>
    </w:rPr>
  </w:style>
  <w:style w:type="paragraph" w:customStyle="1" w:styleId="StandardL3">
    <w:name w:val="Standard_L3"/>
    <w:basedOn w:val="Normal"/>
    <w:uiPriority w:val="99"/>
    <w:rsid w:val="00E47FF7"/>
    <w:pPr>
      <w:numPr>
        <w:ilvl w:val="2"/>
        <w:numId w:val="7"/>
      </w:numPr>
      <w:spacing w:after="240" w:line="240" w:lineRule="auto"/>
      <w:outlineLvl w:val="2"/>
    </w:pPr>
    <w:rPr>
      <w:rFonts w:ascii="Times New Roman" w:eastAsia="Times New Roman" w:hAnsi="Times New Roman" w:cs="Times New Roman"/>
      <w:sz w:val="24"/>
      <w:szCs w:val="20"/>
    </w:rPr>
  </w:style>
  <w:style w:type="paragraph" w:customStyle="1" w:styleId="StandardL2">
    <w:name w:val="Standard_L2"/>
    <w:basedOn w:val="Normal"/>
    <w:uiPriority w:val="99"/>
    <w:rsid w:val="00E47FF7"/>
    <w:pPr>
      <w:numPr>
        <w:ilvl w:val="1"/>
        <w:numId w:val="7"/>
      </w:numPr>
      <w:spacing w:after="240" w:line="240" w:lineRule="auto"/>
      <w:jc w:val="both"/>
      <w:outlineLvl w:val="1"/>
    </w:pPr>
    <w:rPr>
      <w:rFonts w:ascii="Times New Roman" w:eastAsia="Times New Roman" w:hAnsi="Times New Roman" w:cs="Times New Roman"/>
      <w:sz w:val="24"/>
      <w:szCs w:val="20"/>
    </w:rPr>
  </w:style>
  <w:style w:type="paragraph" w:customStyle="1" w:styleId="StandardL1">
    <w:name w:val="Standard_L1"/>
    <w:basedOn w:val="Normal"/>
    <w:uiPriority w:val="99"/>
    <w:rsid w:val="00E47FF7"/>
    <w:pPr>
      <w:numPr>
        <w:numId w:val="7"/>
      </w:numPr>
      <w:spacing w:after="240" w:line="240" w:lineRule="auto"/>
      <w:outlineLvl w:val="0"/>
    </w:pPr>
    <w:rPr>
      <w:rFonts w:ascii="Times New Roman" w:eastAsia="Times New Roman" w:hAnsi="Times New Roman" w:cs="Times New Roman"/>
      <w:sz w:val="24"/>
      <w:szCs w:val="20"/>
    </w:rPr>
  </w:style>
  <w:style w:type="paragraph" w:styleId="List">
    <w:name w:val="List"/>
    <w:basedOn w:val="Normal"/>
    <w:rsid w:val="00E47FF7"/>
    <w:pPr>
      <w:spacing w:before="80" w:after="80" w:line="240" w:lineRule="auto"/>
      <w:ind w:left="360" w:hanging="360"/>
    </w:pPr>
    <w:rPr>
      <w:rFonts w:ascii="Times New Roman" w:eastAsia="Times New Roman" w:hAnsi="Times New Roman" w:cs="Times New Roman"/>
      <w:sz w:val="24"/>
      <w:szCs w:val="24"/>
      <w:lang w:eastAsia="en-CA"/>
    </w:rPr>
  </w:style>
  <w:style w:type="paragraph" w:customStyle="1" w:styleId="ListNumber2alpha">
    <w:name w:val="List Number 2 (alpha)"/>
    <w:basedOn w:val="ListNumber2"/>
    <w:rsid w:val="00E47FF7"/>
    <w:pPr>
      <w:keepLines w:val="0"/>
      <w:tabs>
        <w:tab w:val="num" w:pos="720"/>
      </w:tabs>
      <w:spacing w:before="80" w:after="80"/>
      <w:ind w:left="720" w:hanging="360"/>
      <w:contextualSpacing w:val="0"/>
    </w:pPr>
    <w:rPr>
      <w:rFonts w:ascii="Times New Roman" w:hAnsi="Times New Roman" w:cs="Times New Roman"/>
      <w:lang w:val="en-CA" w:eastAsia="en-CA"/>
    </w:rPr>
  </w:style>
  <w:style w:type="paragraph" w:customStyle="1" w:styleId="BLGLegalL1">
    <w:name w:val="BLG Legal L1"/>
    <w:aliases w:val="L1"/>
    <w:basedOn w:val="BodyText"/>
    <w:rsid w:val="00E47FF7"/>
    <w:pPr>
      <w:keepLines w:val="0"/>
      <w:numPr>
        <w:ilvl w:val="1"/>
        <w:numId w:val="10"/>
      </w:numPr>
      <w:tabs>
        <w:tab w:val="clear" w:pos="720"/>
      </w:tabs>
      <w:spacing w:before="0" w:after="240"/>
      <w:ind w:left="0" w:firstLine="0"/>
      <w:jc w:val="both"/>
    </w:pPr>
    <w:rPr>
      <w:rFonts w:ascii="Times New Roman" w:hAnsi="Times New Roman" w:cs="Times New Roman"/>
      <w:lang w:val="en-CA"/>
    </w:rPr>
  </w:style>
  <w:style w:type="paragraph" w:customStyle="1" w:styleId="BLGLegalL2">
    <w:name w:val="BLG Legal L2"/>
    <w:aliases w:val="L2"/>
    <w:basedOn w:val="BodyText"/>
    <w:rsid w:val="00E47FF7"/>
    <w:pPr>
      <w:keepLines w:val="0"/>
      <w:numPr>
        <w:ilvl w:val="2"/>
        <w:numId w:val="10"/>
      </w:numPr>
      <w:tabs>
        <w:tab w:val="clear" w:pos="720"/>
      </w:tabs>
      <w:spacing w:before="0" w:after="240"/>
      <w:ind w:left="1996"/>
      <w:jc w:val="both"/>
    </w:pPr>
    <w:rPr>
      <w:rFonts w:ascii="Times New Roman Bold" w:hAnsi="Times New Roman Bold" w:cs="Times New Roman"/>
      <w:b/>
      <w:lang w:val="en-CA"/>
    </w:rPr>
  </w:style>
  <w:style w:type="paragraph" w:customStyle="1" w:styleId="BLGLegalL3">
    <w:name w:val="BLG Legal L3"/>
    <w:aliases w:val="L3"/>
    <w:basedOn w:val="BodyText"/>
    <w:rsid w:val="00E47FF7"/>
    <w:pPr>
      <w:keepLines w:val="0"/>
      <w:numPr>
        <w:ilvl w:val="3"/>
        <w:numId w:val="10"/>
      </w:numPr>
      <w:tabs>
        <w:tab w:val="clear" w:pos="1440"/>
        <w:tab w:val="num" w:pos="720"/>
      </w:tabs>
      <w:spacing w:before="0" w:after="240"/>
      <w:ind w:left="720" w:hanging="720"/>
      <w:jc w:val="both"/>
    </w:pPr>
    <w:rPr>
      <w:rFonts w:ascii="Times New Roman" w:hAnsi="Times New Roman" w:cs="Times New Roman"/>
      <w:lang w:val="en-CA"/>
    </w:rPr>
  </w:style>
  <w:style w:type="paragraph" w:customStyle="1" w:styleId="BLGLegalL4">
    <w:name w:val="BLG Legal L4"/>
    <w:aliases w:val="L4"/>
    <w:basedOn w:val="BodyText"/>
    <w:rsid w:val="00E47FF7"/>
    <w:pPr>
      <w:keepLines w:val="0"/>
      <w:numPr>
        <w:ilvl w:val="4"/>
        <w:numId w:val="10"/>
      </w:numPr>
      <w:tabs>
        <w:tab w:val="clear" w:pos="2160"/>
        <w:tab w:val="num" w:pos="1440"/>
      </w:tabs>
      <w:spacing w:before="0" w:after="240"/>
      <w:ind w:left="1440" w:hanging="1440"/>
      <w:jc w:val="both"/>
    </w:pPr>
    <w:rPr>
      <w:rFonts w:ascii="Times New Roman" w:hAnsi="Times New Roman" w:cs="Times New Roman"/>
      <w:lang w:val="en-CA"/>
    </w:rPr>
  </w:style>
  <w:style w:type="paragraph" w:customStyle="1" w:styleId="BLGLegalL5">
    <w:name w:val="BLG Legal L5"/>
    <w:aliases w:val="L5"/>
    <w:basedOn w:val="BodyText"/>
    <w:rsid w:val="00E47FF7"/>
    <w:pPr>
      <w:keepLines w:val="0"/>
      <w:numPr>
        <w:ilvl w:val="5"/>
        <w:numId w:val="10"/>
      </w:numPr>
      <w:tabs>
        <w:tab w:val="clear" w:pos="2880"/>
        <w:tab w:val="num" w:pos="2160"/>
      </w:tabs>
      <w:spacing w:before="0" w:after="240"/>
      <w:ind w:left="2160" w:hanging="1080"/>
      <w:jc w:val="both"/>
    </w:pPr>
    <w:rPr>
      <w:rFonts w:ascii="Times New Roman" w:hAnsi="Times New Roman" w:cs="Times New Roman"/>
      <w:lang w:val="en-CA"/>
    </w:rPr>
  </w:style>
  <w:style w:type="paragraph" w:customStyle="1" w:styleId="BLGLegalL6">
    <w:name w:val="BLG Legal L6"/>
    <w:aliases w:val="L6"/>
    <w:basedOn w:val="BodyText"/>
    <w:rsid w:val="00E47FF7"/>
    <w:pPr>
      <w:keepLines w:val="0"/>
      <w:numPr>
        <w:ilvl w:val="6"/>
        <w:numId w:val="10"/>
      </w:numPr>
      <w:tabs>
        <w:tab w:val="clear" w:pos="3600"/>
        <w:tab w:val="num" w:pos="2880"/>
      </w:tabs>
      <w:spacing w:before="0" w:after="240"/>
      <w:ind w:left="2880" w:hanging="1440"/>
      <w:jc w:val="both"/>
    </w:pPr>
    <w:rPr>
      <w:rFonts w:ascii="Times New Roman" w:hAnsi="Times New Roman" w:cs="Times New Roman"/>
      <w:lang w:val="en-CA"/>
    </w:rPr>
  </w:style>
  <w:style w:type="paragraph" w:customStyle="1" w:styleId="BLGLegalL7">
    <w:name w:val="BLG Legal L7"/>
    <w:aliases w:val="L7"/>
    <w:basedOn w:val="BodyText"/>
    <w:rsid w:val="00E47FF7"/>
    <w:pPr>
      <w:keepLines w:val="0"/>
      <w:numPr>
        <w:ilvl w:val="7"/>
        <w:numId w:val="10"/>
      </w:numPr>
      <w:tabs>
        <w:tab w:val="clear" w:pos="4320"/>
        <w:tab w:val="num" w:pos="3600"/>
      </w:tabs>
      <w:spacing w:before="0" w:after="240"/>
      <w:ind w:left="3600" w:hanging="1440"/>
      <w:jc w:val="both"/>
    </w:pPr>
    <w:rPr>
      <w:rFonts w:ascii="Times New Roman" w:hAnsi="Times New Roman" w:cs="Times New Roman"/>
      <w:lang w:val="en-CA"/>
    </w:rPr>
  </w:style>
  <w:style w:type="paragraph" w:customStyle="1" w:styleId="BLGLegalL8">
    <w:name w:val="BLG Legal L8"/>
    <w:aliases w:val="L8"/>
    <w:basedOn w:val="BodyText"/>
    <w:rsid w:val="00E47FF7"/>
    <w:pPr>
      <w:keepLines w:val="0"/>
      <w:numPr>
        <w:ilvl w:val="8"/>
        <w:numId w:val="10"/>
      </w:numPr>
      <w:tabs>
        <w:tab w:val="clear" w:pos="5040"/>
        <w:tab w:val="num" w:pos="4320"/>
      </w:tabs>
      <w:spacing w:before="0" w:after="240"/>
      <w:ind w:left="4320" w:hanging="1800"/>
      <w:jc w:val="both"/>
    </w:pPr>
    <w:rPr>
      <w:rFonts w:ascii="Times New Roman" w:hAnsi="Times New Roman" w:cs="Times New Roman"/>
      <w:lang w:val="en-CA"/>
    </w:rPr>
  </w:style>
  <w:style w:type="table" w:customStyle="1" w:styleId="TableGrid6">
    <w:name w:val="Table Grid6"/>
    <w:basedOn w:val="TableNormal"/>
    <w:next w:val="TableGrid"/>
    <w:uiPriority w:val="59"/>
    <w:rsid w:val="00E6774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3200E"/>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56E2"/>
    <w:rPr>
      <w:color w:val="605E5C"/>
      <w:shd w:val="clear" w:color="auto" w:fill="E1DFDD"/>
    </w:rPr>
  </w:style>
  <w:style w:type="table" w:customStyle="1" w:styleId="TableGrid8">
    <w:name w:val="Table Grid8"/>
    <w:basedOn w:val="TableNormal"/>
    <w:next w:val="TableGrid"/>
    <w:uiPriority w:val="59"/>
    <w:rsid w:val="00BC6A85"/>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BC6A85"/>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BC6A85"/>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6D1110"/>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6D1110"/>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6D1110"/>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sc.gov.sk.ca/hrmanual"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ccountsPayable@gov.sk.c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A1A79-F87F-4234-8BB7-1ACC0513BBDD}">
  <ds:schemaRefs>
    <ds:schemaRef ds:uri="http://schemas.openxmlformats.org/officeDocument/2006/bibliography"/>
  </ds:schemaRefs>
</ds:datastoreItem>
</file>

<file path=customXml/itemProps2.xml><?xml version="1.0" encoding="utf-8"?>
<ds:datastoreItem xmlns:ds="http://schemas.openxmlformats.org/officeDocument/2006/customXml" ds:itemID="{CFC25707-C41B-4143-B773-F555DDDBC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7368</Words>
  <Characters>42001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2022-02-16T22:24:00Z</dcterms:created>
  <dcterms:modified xsi:type="dcterms:W3CDTF">2023-06-14T21:53:00Z</dcterms:modified>
</cp:coreProperties>
</file>